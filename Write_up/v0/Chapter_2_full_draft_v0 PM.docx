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D4AF2" w14:textId="2E729306" w:rsidR="005E763D" w:rsidRPr="005E763D" w:rsidRDefault="005E763D">
      <w:pPr>
        <w:rPr>
          <w:b/>
          <w:bCs/>
          <w:sz w:val="24"/>
          <w:szCs w:val="24"/>
        </w:rPr>
      </w:pPr>
      <w:r w:rsidRPr="005E763D">
        <w:rPr>
          <w:b/>
          <w:bCs/>
          <w:sz w:val="24"/>
          <w:szCs w:val="24"/>
        </w:rPr>
        <w:t>Chapter 2</w:t>
      </w:r>
    </w:p>
    <w:p w14:paraId="47E102C4" w14:textId="4AC244FC" w:rsidR="005E1777" w:rsidRDefault="005B33C1">
      <w:pPr>
        <w:rPr>
          <w:b/>
          <w:bCs/>
        </w:rPr>
      </w:pPr>
      <w:r>
        <w:rPr>
          <w:b/>
          <w:bCs/>
        </w:rPr>
        <w:t xml:space="preserve">Introduction </w:t>
      </w:r>
    </w:p>
    <w:p w14:paraId="2337EA05" w14:textId="6EB5FDF5"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xml:space="preserve">. The dynamics between drivers </w:t>
      </w:r>
      <w:ins w:id="0" w:author="Philip McGowan" w:date="2021-12-10T15:36:00Z">
        <w:r w:rsidR="00A87F69">
          <w:t xml:space="preserve">that operate </w:t>
        </w:r>
      </w:ins>
      <w:r w:rsidR="00C769D9">
        <w:t>at different scales makes disentangling the causes of deforestation highly contextual</w:t>
      </w:r>
      <w:r w:rsidR="00524C0E">
        <w:t>,</w:t>
      </w:r>
      <w:ins w:id="1" w:author="Philip McGowan" w:date="2021-12-10T15:36:00Z">
        <w:r w:rsidR="00A87F69">
          <w:t xml:space="preserve"> making </w:t>
        </w:r>
      </w:ins>
      <w:ins w:id="2" w:author="Philip McGowan" w:date="2021-12-10T15:37:00Z">
        <w:r w:rsidR="00A87F69">
          <w:t>generalisations</w:t>
        </w:r>
      </w:ins>
      <w:ins w:id="3" w:author="Philip McGowan" w:date="2021-12-10T15:36:00Z">
        <w:r w:rsidR="00A87F69">
          <w:t xml:space="preserve"> difficult to draw </w:t>
        </w:r>
      </w:ins>
      <w:ins w:id="4" w:author="Philip McGowan" w:date="2021-12-10T15:37:00Z">
        <w:r w:rsidR="00A87F69">
          <w:t>and</w:t>
        </w:r>
      </w:ins>
      <w:r w:rsidR="00524C0E">
        <w:t xml:space="preserve"> increasing the value of local studies. </w:t>
      </w:r>
      <w:commentRangeStart w:id="5"/>
      <w:r w:rsidR="00524C0E">
        <w:t xml:space="preserve">Local socioeconomic conditions </w:t>
      </w:r>
      <w:r w:rsidR="007723BD">
        <w:t>are</w:t>
      </w:r>
      <w:r w:rsidR="00524C0E">
        <w:t xml:space="preserve"> </w:t>
      </w:r>
      <w:commentRangeStart w:id="6"/>
      <w:r w:rsidR="00524C0E">
        <w:t>important</w:t>
      </w:r>
      <w:r w:rsidR="007723BD">
        <w:t xml:space="preserve"> factors</w:t>
      </w:r>
      <w:r w:rsidR="00524C0E">
        <w:t xml:space="preserve"> in understanding </w:t>
      </w:r>
      <w:commentRangeEnd w:id="6"/>
      <w:r w:rsidR="00865D20">
        <w:rPr>
          <w:rStyle w:val="CommentReference"/>
        </w:rPr>
        <w:commentReference w:id="6"/>
      </w:r>
      <w:r w:rsidR="00524C0E">
        <w:t xml:space="preserve">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w:t>
      </w:r>
      <w:commentRangeEnd w:id="5"/>
      <w:r w:rsidR="00FA7653">
        <w:rPr>
          <w:rStyle w:val="CommentReference"/>
        </w:rPr>
        <w:commentReference w:id="5"/>
      </w:r>
      <w:r w:rsidR="005F24FA">
        <w:t xml:space="preserve"> </w:t>
      </w:r>
    </w:p>
    <w:p w14:paraId="7CF7A200" w14:textId="7484B750" w:rsidR="00E62493" w:rsidRDefault="00890C61">
      <w:r>
        <w:t xml:space="preserve">Socioeconomics can encompass a huge variety of conditions that describe the social, demographic, and economic state of local people, and can affect which drivers of LUC are most influential in causing forest loss </w:t>
      </w:r>
      <w:commentRangeStart w:id="7"/>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commentRangeEnd w:id="7"/>
      <w:r w:rsidR="00FA7653">
        <w:rPr>
          <w:rStyle w:val="CommentReference"/>
        </w:rPr>
        <w:commentReference w:id="7"/>
      </w:r>
      <w:r>
        <w:t xml:space="preserve">. </w:t>
      </w:r>
      <w:r w:rsidR="00451A01">
        <w:t xml:space="preserve">The complexity of social-ecological systems means that it is challenging for researchers to identify and model </w:t>
      </w:r>
      <w:del w:id="8" w:author="Nils Bunnefeld" w:date="2021-12-08T09:25:00Z">
        <w:r w:rsidR="00451A01" w:rsidDel="005E1777">
          <w:delText>all</w:delText>
        </w:r>
      </w:del>
      <w:r w:rsidR="00451A01">
        <w:t xml:space="preserve"> the </w:t>
      </w:r>
      <w:del w:id="9" w:author="Nils Bunnefeld" w:date="2021-12-08T09:25:00Z">
        <w:r w:rsidR="00451A01" w:rsidDel="005E1777">
          <w:delText xml:space="preserve">correct and </w:delText>
        </w:r>
      </w:del>
      <w:r w:rsidR="00451A01">
        <w:t xml:space="preserve">appropriate socioeconomic predictors of forest loss, but there is a wealth of research that has helped to </w:t>
      </w:r>
      <w:ins w:id="10" w:author="Philip McGowan" w:date="2021-12-10T16:12:00Z">
        <w:r w:rsidR="00FA7653">
          <w:t>disen</w:t>
        </w:r>
      </w:ins>
      <w:del w:id="11" w:author="Philip McGowan" w:date="2021-12-10T16:12:00Z">
        <w:r w:rsidR="00451A01" w:rsidDel="00FA7653">
          <w:delText>un</w:delText>
        </w:r>
      </w:del>
      <w:r w:rsidR="00451A01">
        <w:t xml:space="preserve">tangle </w:t>
      </w:r>
      <w:commentRangeStart w:id="12"/>
      <w:r w:rsidR="00451A01">
        <w:t xml:space="preserve">certain </w:t>
      </w:r>
      <w:commentRangeEnd w:id="12"/>
      <w:r w:rsidR="00FA7653">
        <w:rPr>
          <w:rStyle w:val="CommentReference"/>
        </w:rPr>
        <w:commentReference w:id="12"/>
      </w:r>
      <w:r w:rsidR="00451A01">
        <w:t>relationships in specific locations and</w:t>
      </w:r>
      <w:r w:rsidR="003B4CB2">
        <w:t xml:space="preserve"> at specific</w:t>
      </w:r>
      <w:r w:rsidR="00451A01">
        <w:t xml:space="preserve"> scales.</w:t>
      </w:r>
      <w:r w:rsidR="009107F5">
        <w:t xml:space="preserve"> </w:t>
      </w:r>
      <w:commentRangeStart w:id="13"/>
      <w:r w:rsidR="009107F5">
        <w:t xml:space="preserve">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t>
      </w:r>
      <w:commentRangeEnd w:id="13"/>
      <w:r w:rsidR="00FA7653">
        <w:rPr>
          <w:rStyle w:val="CommentReference"/>
        </w:rPr>
        <w:commentReference w:id="13"/>
      </w:r>
      <w:r w:rsidR="00E7333A">
        <w:t xml:space="preserve">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09E3804F"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w:t>
      </w:r>
      <w:commentRangeStart w:id="14"/>
      <w:r w:rsidR="00D1536D">
        <w:t xml:space="preserve">had an interaction effect on </w:t>
      </w:r>
      <w:commentRangeEnd w:id="14"/>
      <w:r w:rsidR="00FA7653">
        <w:rPr>
          <w:rStyle w:val="CommentReference"/>
        </w:rPr>
        <w:commentReference w:id="14"/>
      </w:r>
      <w:r w:rsidR="00D1536D">
        <w:t xml:space="preserve">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w:t>
      </w:r>
      <w:r w:rsidR="00D1536D">
        <w:lastRenderedPageBreak/>
        <w:t xml:space="preserve">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w:t>
      </w:r>
      <w:commentRangeStart w:id="15"/>
      <w:r w:rsidR="0014759D">
        <w:t>Pakistan</w:t>
      </w:r>
      <w:commentRangeEnd w:id="15"/>
      <w:r w:rsidR="00C524F2">
        <w:rPr>
          <w:rStyle w:val="CommentReference"/>
        </w:rPr>
        <w:commentReference w:id="15"/>
      </w:r>
      <w:r w:rsidR="0014759D">
        <w:t xml:space="preserve">,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w:t>
      </w:r>
      <w:commentRangeStart w:id="16"/>
      <w:r w:rsidR="0014759D">
        <w:t>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commentRangeEnd w:id="16"/>
      <w:r w:rsidR="00C524F2">
        <w:rPr>
          <w:rStyle w:val="CommentReference"/>
        </w:rPr>
        <w:commentReference w:id="16"/>
      </w:r>
      <w:r w:rsidR="008B17DA">
        <w:t>T</w:t>
      </w:r>
      <w:r w:rsidR="002C711B">
        <w:t xml:space="preserve">he </w:t>
      </w:r>
      <w:r w:rsidR="008B17DA">
        <w:t xml:space="preserve">scale at which studies are undertaken is revealed to be important, as is local context. </w:t>
      </w:r>
      <w:ins w:id="17" w:author="Philip McGowan" w:date="2021-12-10T16:29:00Z">
        <w:r w:rsidR="00C524F2">
          <w:t>For example, t</w:t>
        </w:r>
      </w:ins>
      <w:del w:id="18" w:author="Philip McGowan" w:date="2021-12-10T16:29:00Z">
        <w:r w:rsidR="008B17DA" w:rsidDel="00C524F2">
          <w:delText>T</w:delText>
        </w:r>
      </w:del>
      <w:r w:rsidR="008B17DA">
        <w:t xml:space="preserve">he two </w:t>
      </w:r>
      <w:del w:id="19" w:author="Philip McGowan" w:date="2021-12-10T16:29:00Z">
        <w:r w:rsidR="008B17DA" w:rsidDel="00C524F2">
          <w:delText xml:space="preserve">examples </w:delText>
        </w:r>
      </w:del>
      <w:ins w:id="20" w:author="Philip McGowan" w:date="2021-12-10T16:29:00Z">
        <w:r w:rsidR="00C524F2">
          <w:t xml:space="preserve">case studies </w:t>
        </w:r>
      </w:ins>
      <w:r w:rsidR="008B17DA">
        <w:t xml:space="preserve">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w:t>
      </w:r>
      <w:del w:id="21" w:author="Philip McGowan" w:date="2021-12-10T16:30:00Z">
        <w:r w:rsidR="009B6994" w:rsidDel="00C524F2">
          <w:delText>Pakistan</w:delText>
        </w:r>
      </w:del>
      <w:ins w:id="22" w:author="Philip McGowan" w:date="2021-12-10T16:30:00Z">
        <w:r w:rsidR="00C524F2">
          <w:t>the country</w:t>
        </w:r>
      </w:ins>
      <w:r w:rsidR="009B6994">
        <w:t xml:space="preserve">, and </w:t>
      </w:r>
      <w:del w:id="23" w:author="Philip McGowan" w:date="2021-12-10T16:30:00Z">
        <w:r w:rsidR="009B6994" w:rsidDel="00C524F2">
          <w:delText xml:space="preserve">conduct </w:delText>
        </w:r>
      </w:del>
      <w:r w:rsidR="009B6994">
        <w:t xml:space="preserve">their analyses </w:t>
      </w:r>
      <w:ins w:id="24" w:author="Philip McGowan" w:date="2021-12-10T16:30:00Z">
        <w:r w:rsidR="00C524F2">
          <w:t xml:space="preserve">were carried out </w:t>
        </w:r>
      </w:ins>
      <w:r w:rsidR="009B6994">
        <w:t>at a similar spatial resolution</w:t>
      </w:r>
      <w:r w:rsidR="008B17DA">
        <w:t>, yet</w:t>
      </w:r>
      <w:ins w:id="25" w:author="Philip McGowan" w:date="2021-12-10T16:30:00Z">
        <w:r w:rsidR="00C524F2">
          <w:t xml:space="preserve"> they</w:t>
        </w:r>
      </w:ins>
      <w:r w:rsidR="008B17DA">
        <w:t xml:space="preserve">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w:t>
      </w:r>
      <w:commentRangeStart w:id="26"/>
      <w:r w:rsidR="00D25F20">
        <w:t>different scales</w:t>
      </w:r>
      <w:commentRangeEnd w:id="26"/>
      <w:r w:rsidR="00C524F2">
        <w:rPr>
          <w:rStyle w:val="CommentReference"/>
        </w:rPr>
        <w:commentReference w:id="26"/>
      </w:r>
      <w:r w:rsidR="00D25F20">
        <w:t xml:space="preserve">. </w:t>
      </w:r>
      <w:r w:rsidR="00592712" w:rsidRPr="004E5487">
        <w:t xml:space="preserve">Successfully </w:t>
      </w:r>
      <w:commentRangeStart w:id="27"/>
      <w:r w:rsidR="00592712" w:rsidRPr="004E5487">
        <w:t>isolating the signals of these relationships</w:t>
      </w:r>
      <w:commentRangeEnd w:id="27"/>
      <w:r w:rsidR="00C524F2">
        <w:rPr>
          <w:rStyle w:val="CommentReference"/>
        </w:rPr>
        <w:commentReference w:id="27"/>
      </w:r>
      <w:r w:rsidR="00592712" w:rsidRPr="004E5487">
        <w:t xml:space="preserve"> is however, challenging, due to the complexity of social-ecological systems, the non-linear feedback loops, and the heterogeneity in system dynamics at different scales.</w:t>
      </w:r>
    </w:p>
    <w:p w14:paraId="61F61256" w14:textId="0FB7531A" w:rsidR="00086943" w:rsidRDefault="00592712">
      <w:commentRangeStart w:id="28"/>
      <w:r>
        <w:t>Since</w:t>
      </w:r>
      <w:commentRangeEnd w:id="28"/>
      <w:r w:rsidR="001B29DA">
        <w:rPr>
          <w:rStyle w:val="CommentReference"/>
        </w:rPr>
        <w:commentReference w:id="28"/>
      </w:r>
      <w:r>
        <w:t xml:space="preserve"> the early 1990s, after </w:t>
      </w:r>
      <w:commentRangeStart w:id="29"/>
      <w:r>
        <w:t xml:space="preserve">more than a decade </w:t>
      </w:r>
      <w:commentRangeEnd w:id="29"/>
      <w:r w:rsidR="001B29DA">
        <w:rPr>
          <w:rStyle w:val="CommentReference"/>
        </w:rPr>
        <w:commentReference w:id="29"/>
      </w:r>
      <w:r>
        <w:t xml:space="preserve">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There have been significant improvements in rates of poverty</w:t>
      </w:r>
      <w:ins w:id="30" w:author="Philip McGowan" w:date="2021-12-10T17:07:00Z">
        <w:r w:rsidR="001B29DA">
          <w:t xml:space="preserve"> reduction</w:t>
        </w:r>
      </w:ins>
      <w:r w:rsidR="00A63D6A">
        <w:t xml:space="preserve">,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t>
      </w:r>
      <w:del w:id="31" w:author="Philip McGowan" w:date="2021-12-10T17:08:00Z">
        <w:r w:rsidR="00900623" w:rsidDel="001B29DA">
          <w:delText>with</w:delText>
        </w:r>
      </w:del>
      <w:r w:rsidR="00900623">
        <w:t xml:space="preserve">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w:t>
      </w:r>
      <w:commentRangeStart w:id="32"/>
      <w:r w:rsidR="00B30997">
        <w:t xml:space="preserve">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w:t>
      </w:r>
      <w:commentRangeEnd w:id="32"/>
      <w:r w:rsidR="001B29DA">
        <w:rPr>
          <w:rStyle w:val="CommentReference"/>
        </w:rPr>
        <w:commentReference w:id="32"/>
      </w:r>
      <w:r w:rsidR="001E29BB">
        <w:t xml:space="preserve"> </w:t>
      </w:r>
      <w:commentRangeStart w:id="33"/>
      <w:r w:rsidR="008F5576">
        <w:t>There are</w:t>
      </w:r>
      <w:commentRangeEnd w:id="33"/>
      <w:r w:rsidR="001B29DA">
        <w:rPr>
          <w:rStyle w:val="CommentReference"/>
        </w:rPr>
        <w:commentReference w:id="33"/>
      </w:r>
      <w:r w:rsidR="008F5576">
        <w:t xml:space="preserv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commentRangeStart w:id="34"/>
      <w:r w:rsidR="001E29BB">
        <w:t>between 1989 and 2005</w:t>
      </w:r>
      <w:r w:rsidR="008542C1">
        <w:t xml:space="preserve"> </w:t>
      </w:r>
      <w:commentRangeEnd w:id="34"/>
      <w:r w:rsidR="001B29DA">
        <w:rPr>
          <w:rStyle w:val="CommentReference"/>
        </w:rPr>
        <w:commentReference w:id="34"/>
      </w:r>
      <w:r w:rsidR="008542C1">
        <w:t>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4DA06333"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Geist &amp; Lambin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w:t>
      </w:r>
      <w:r w:rsidR="00212B19">
        <w:lastRenderedPageBreak/>
        <w:t xml:space="preserve">drivers </w:t>
      </w:r>
      <w:r w:rsidR="000A7573">
        <w:t xml:space="preserve">operating at a </w:t>
      </w:r>
      <w:commentRangeStart w:id="35"/>
      <w:r w:rsidR="000A7573">
        <w:t xml:space="preserve">broader scale </w:t>
      </w:r>
      <w:commentRangeEnd w:id="35"/>
      <w:r w:rsidR="001B29DA">
        <w:rPr>
          <w:rStyle w:val="CommentReference"/>
        </w:rPr>
        <w:commentReference w:id="35"/>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w:t>
      </w:r>
      <w:del w:id="36" w:author="Philip McGowan" w:date="2021-12-10T17:16:00Z">
        <w:r w:rsidR="00E821FF" w:rsidDel="003E3F11">
          <w:delText xml:space="preserve">vulnerable </w:delText>
        </w:r>
      </w:del>
      <w:ins w:id="37" w:author="Philip McGowan" w:date="2021-12-10T17:16:00Z">
        <w:r w:rsidR="003E3F11">
          <w:t xml:space="preserve">likely </w:t>
        </w:r>
      </w:ins>
      <w:r w:rsidR="00E821FF">
        <w:t>to fail</w:t>
      </w:r>
      <w:del w:id="38" w:author="Philip McGowan" w:date="2021-12-10T17:16:00Z">
        <w:r w:rsidR="00E821FF" w:rsidDel="003E3F11">
          <w:delText>ure</w:delText>
        </w:r>
      </w:del>
      <w:r w:rsidR="00E821FF">
        <w:t xml:space="preserve"> if the relationships between forest cover and loss and</w:t>
      </w:r>
      <w:ins w:id="39" w:author="Philip McGowan" w:date="2021-12-10T17:16:00Z">
        <w:r w:rsidR="003E3F11">
          <w:t>:</w:t>
        </w:r>
      </w:ins>
      <w:r w:rsidR="00E821FF">
        <w:t xml:space="preserve"> 1) broad economic drivers</w:t>
      </w:r>
      <w:ins w:id="40" w:author="Philip McGowan" w:date="2021-12-10T17:16:00Z">
        <w:r w:rsidR="003E3F11">
          <w:t>;</w:t>
        </w:r>
      </w:ins>
      <w:r w:rsidR="00E821FF">
        <w:t xml:space="preserve"> and 2) local socioeconomic conditions are not understood and accounted for. </w:t>
      </w:r>
      <w:r w:rsidR="007F53DC">
        <w:t>In chapter 1</w:t>
      </w:r>
      <w:ins w:id="41" w:author="Philip McGowan" w:date="2021-12-10T17:17:00Z">
        <w:r w:rsidR="003E3F11">
          <w:t>,</w:t>
        </w:r>
      </w:ins>
      <w:r w:rsidR="007F53DC">
        <w:t xml:space="preserve"> I addressed the relationships between macroeconomic drivers and forest loss at the national scale. Previous studies have evaluated the relationships between forest cover and socioeconomics in small, discrete locations </w:t>
      </w:r>
      <w:del w:id="42" w:author="Philip McGowan" w:date="2021-12-10T17:17:00Z">
        <w:r w:rsidR="007F53DC" w:rsidDel="003E3F11">
          <w:delText>with</w:delText>
        </w:r>
      </w:del>
      <w:r w:rsidR="007F53DC">
        <w:t xml:space="preserve">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del w:id="43" w:author="Philip McGowan" w:date="2021-12-14T07:40:00Z">
        <w:r w:rsidR="006E6AD5" w:rsidDel="0087480C">
          <w:delText>variables</w:delText>
        </w:r>
        <w:r w:rsidR="002473F5" w:rsidDel="0087480C">
          <w:delText xml:space="preserve"> </w:delText>
        </w:r>
      </w:del>
      <w:ins w:id="44" w:author="Philip McGowan" w:date="2021-12-14T07:40:00Z">
        <w:r w:rsidR="0087480C">
          <w:t xml:space="preserve">data </w:t>
        </w:r>
      </w:ins>
      <w:r w:rsidR="002473F5">
        <w:t>from</w:t>
      </w:r>
      <w:r w:rsidR="006E6AD5">
        <w:t xml:space="preserve"> </w:t>
      </w:r>
      <w:del w:id="45" w:author="Nils Bunnefeld" w:date="2021-12-08T09:28:00Z">
        <w:r w:rsidR="006E6AD5" w:rsidDel="005E1777">
          <w:delText>the</w:delText>
        </w:r>
      </w:del>
      <w:r w:rsidR="006E6AD5">
        <w:t xml:space="preserve"> across Cambodia</w:t>
      </w:r>
      <w:r w:rsidR="002473F5">
        <w:t xml:space="preserve"> </w:t>
      </w:r>
      <w:r w:rsidR="006E6AD5">
        <w:t xml:space="preserve">can </w:t>
      </w:r>
      <w:ins w:id="46" w:author="Philip McGowan" w:date="2021-12-10T17:17:00Z">
        <w:r w:rsidR="003E3F11">
          <w:t xml:space="preserve">be used to </w:t>
        </w:r>
      </w:ins>
      <w:r w:rsidR="002473F5">
        <w:t>predict forest cover</w:t>
      </w:r>
      <w:r w:rsidR="006E6AD5">
        <w:t>,</w:t>
      </w:r>
      <w:r w:rsidR="00636916">
        <w:t xml:space="preserve"> and whether a </w:t>
      </w:r>
      <w:commentRangeStart w:id="47"/>
      <w:r w:rsidR="00636916">
        <w:t xml:space="preserve">non-statistical </w:t>
      </w:r>
      <w:commentRangeEnd w:id="47"/>
      <w:r w:rsidR="005E1777">
        <w:rPr>
          <w:rStyle w:val="CommentReference"/>
        </w:rPr>
        <w:commentReference w:id="47"/>
      </w:r>
      <w:r w:rsidR="00636916">
        <w:t xml:space="preserve">approach can </w:t>
      </w:r>
      <w:commentRangeStart w:id="48"/>
      <w:r w:rsidR="00636916">
        <w:t>reveal further patterns between socioeconomics and forest cover</w:t>
      </w:r>
      <w:commentRangeEnd w:id="48"/>
      <w:r w:rsidR="0087480C">
        <w:rPr>
          <w:rStyle w:val="CommentReference"/>
        </w:rPr>
        <w:commentReference w:id="48"/>
      </w:r>
      <w:r w:rsidR="00636916">
        <w:t xml:space="preserve">. My objectives are therefore </w:t>
      </w:r>
      <w:proofErr w:type="gramStart"/>
      <w:r w:rsidR="00636916">
        <w:t>to</w:t>
      </w:r>
      <w:ins w:id="49" w:author="Philip McGowan" w:date="2021-12-10T17:17:00Z">
        <w:r w:rsidR="003E3F11">
          <w:t>:</w:t>
        </w:r>
      </w:ins>
      <w:proofErr w:type="gramEnd"/>
      <w:r w:rsidR="00636916">
        <w:t xml:space="preserve"> </w:t>
      </w:r>
      <w:r w:rsidR="007F53DC">
        <w:t xml:space="preserve">1) </w:t>
      </w:r>
      <w:commentRangeStart w:id="50"/>
      <w:r w:rsidR="007F53DC">
        <w:t>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ins w:id="51" w:author="Philip McGowan" w:date="2021-12-10T17:18:00Z">
        <w:r w:rsidR="003E3F11">
          <w:t>;</w:t>
        </w:r>
      </w:ins>
      <w:del w:id="52" w:author="Philip McGowan" w:date="2021-12-10T17:18:00Z">
        <w:r w:rsidR="007F53DC" w:rsidDel="003E3F11">
          <w:delText>,</w:delText>
        </w:r>
      </w:del>
      <w:r w:rsidR="007F53DC">
        <w:t xml:space="preserve"> and 2) use a cluster analysis to create a provincial-level socioeconomic typology which further describes the relationships between socioeconomic development and forest cover</w:t>
      </w:r>
      <w:commentRangeEnd w:id="50"/>
      <w:r w:rsidR="0087480C">
        <w:rPr>
          <w:rStyle w:val="CommentReference"/>
        </w:rPr>
        <w:commentReference w:id="50"/>
      </w:r>
      <w:r w:rsidR="007F53DC">
        <w:t xml:space="preserve">.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1B8A13FF"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 xml:space="preserve">There are </w:t>
      </w:r>
      <w:commentRangeStart w:id="53"/>
      <w:r w:rsidR="00AF5C67">
        <w:t>24 provinces in Cambodia</w:t>
      </w:r>
      <w:commentRangeEnd w:id="53"/>
      <w:r w:rsidR="0087480C">
        <w:rPr>
          <w:rStyle w:val="CommentReference"/>
        </w:rPr>
        <w:commentReference w:id="53"/>
      </w:r>
      <w:r w:rsidR="00AF5C67">
        <w:t xml:space="preserve">, each of which is made up of several further administrative layers (Figure 1). Districts are </w:t>
      </w:r>
      <w:ins w:id="54" w:author="Philip McGowan" w:date="2021-12-14T07:43:00Z">
        <w:r w:rsidR="0087480C">
          <w:t xml:space="preserve">the administrative level </w:t>
        </w:r>
      </w:ins>
      <w:r w:rsidR="00AF5C67">
        <w:t>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12"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6B5C1E9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 xml:space="preserve">(Table </w:t>
      </w:r>
      <w:r w:rsidR="008E12A1">
        <w:rPr>
          <w:rFonts w:ascii="Calibri" w:hAnsi="Calibri" w:cs="Calibri"/>
          <w:highlight w:val="yellow"/>
        </w:rPr>
        <w:t>S</w:t>
      </w:r>
      <w:r w:rsidRPr="00B0710D">
        <w:rPr>
          <w:rFonts w:ascii="Calibri" w:hAnsi="Calibri" w:cs="Calibri"/>
          <w:highlight w:val="yellow"/>
        </w:rPr>
        <w:t>x</w:t>
      </w:r>
      <w:r>
        <w:rPr>
          <w:rFonts w:ascii="Calibri" w:hAnsi="Calibri" w:cs="Calibri"/>
        </w:rPr>
        <w:t xml:space="preserve">, </w:t>
      </w:r>
      <w:r w:rsidRPr="00B0710D">
        <w:rPr>
          <w:rFonts w:ascii="Calibri" w:hAnsi="Calibri" w:cs="Calibri"/>
        </w:rPr>
        <w:t>Dasgupta et al. 2005; Mena et al. 2006; Rowcroft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Nakagoshi 2007; Davis et al. 2015; Xu et al. </w:t>
      </w:r>
      <w:r w:rsidRPr="00F34C45">
        <w:rPr>
          <w:rFonts w:ascii="Calibri" w:hAnsi="Calibri" w:cs="Calibri"/>
        </w:rPr>
        <w:lastRenderedPageBreak/>
        <w:t>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commentRangeStart w:id="55"/>
      <w:r>
        <w:rPr>
          <w:noProof/>
          <w:lang w:eastAsia="en-GB"/>
        </w:rPr>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5"/>
      <w:r w:rsidR="00F96DD2">
        <w:rPr>
          <w:rStyle w:val="CommentReference"/>
        </w:rPr>
        <w:commentReference w:id="55"/>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w:t>
      </w:r>
      <w:proofErr w:type="gramStart"/>
      <w:r w:rsidR="005D6589" w:rsidRPr="005D6589">
        <w:rPr>
          <w:b/>
          <w:bCs/>
          <w:sz w:val="20"/>
          <w:szCs w:val="20"/>
        </w:rPr>
        <w:t>-  Kampong</w:t>
      </w:r>
      <w:proofErr w:type="gramEnd"/>
      <w:r w:rsidR="005D6589" w:rsidRPr="005D6589">
        <w:rPr>
          <w:b/>
          <w:bCs/>
          <w:sz w:val="20"/>
          <w:szCs w:val="20"/>
        </w:rPr>
        <w:t xml:space="preserve"> </w:t>
      </w:r>
      <w:proofErr w:type="spellStart"/>
      <w:r w:rsidR="005D6589" w:rsidRPr="005D6589">
        <w:rPr>
          <w:b/>
          <w:bCs/>
          <w:sz w:val="20"/>
          <w:szCs w:val="20"/>
        </w:rPr>
        <w:t>Speu</w:t>
      </w:r>
      <w:proofErr w:type="spellEnd"/>
      <w:r w:rsidR="005D6589" w:rsidRPr="005D6589">
        <w:rPr>
          <w:b/>
          <w:bCs/>
          <w:sz w:val="20"/>
          <w:szCs w:val="20"/>
        </w:rPr>
        <w:t xml:space="preserve">, 13 – Prey </w:t>
      </w:r>
      <w:proofErr w:type="spellStart"/>
      <w:r w:rsidR="005D6589" w:rsidRPr="005D6589">
        <w:rPr>
          <w:b/>
          <w:bCs/>
          <w:sz w:val="20"/>
          <w:szCs w:val="20"/>
        </w:rPr>
        <w:t>Veng</w:t>
      </w:r>
      <w:proofErr w:type="spellEnd"/>
      <w:r w:rsidR="005D6589" w:rsidRPr="005D6589">
        <w:rPr>
          <w:b/>
          <w:bCs/>
          <w:sz w:val="20"/>
          <w:szCs w:val="20"/>
        </w:rPr>
        <w:t xml:space="preserve">,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w:t>
      </w:r>
      <w:proofErr w:type="spellStart"/>
      <w:r w:rsidR="005D6589" w:rsidRPr="005D6589">
        <w:rPr>
          <w:b/>
          <w:bCs/>
          <w:sz w:val="20"/>
          <w:szCs w:val="20"/>
        </w:rPr>
        <w:t>Kandal</w:t>
      </w:r>
      <w:proofErr w:type="spellEnd"/>
      <w:r w:rsidR="005D6589" w:rsidRPr="005D6589">
        <w:rPr>
          <w:b/>
          <w:bCs/>
          <w:sz w:val="20"/>
          <w:szCs w:val="20"/>
        </w:rPr>
        <w:t xml:space="preserve">,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480E11F2"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w:t>
      </w:r>
      <w:r w:rsidR="004C58EB">
        <w:lastRenderedPageBreak/>
        <w:t>details on aggregation and error checking</w:t>
      </w:r>
      <w:r w:rsidRPr="001E05DC">
        <w:t xml:space="preserve">). This resulted in between 1,317 and 1,512 communes, and 23 Provinces (excluding Phnom Penh). </w:t>
      </w:r>
      <w:commentRangeStart w:id="56"/>
      <w:r w:rsidRPr="001E05DC">
        <w:t>The number of communes changed between years due to administrative changes</w:t>
      </w:r>
      <w:commentRangeEnd w:id="56"/>
      <w:r w:rsidR="00F96DD2">
        <w:rPr>
          <w:rStyle w:val="CommentReference"/>
        </w:rPr>
        <w:commentReference w:id="56"/>
      </w:r>
      <w:r w:rsidRPr="001E05DC">
        <w:t xml:space="preserve">.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6818600"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r w:rsidR="007F0549">
        <w:t xml:space="preserve"> 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w:t>
      </w:r>
      <w:r w:rsidRPr="001E05DC">
        <w:lastRenderedPageBreak/>
        <w:t>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5E1777">
        <w:tc>
          <w:tcPr>
            <w:tcW w:w="1843" w:type="dxa"/>
            <w:tcBorders>
              <w:top w:val="single" w:sz="12" w:space="0" w:color="auto"/>
              <w:bottom w:val="single" w:sz="12" w:space="0" w:color="auto"/>
            </w:tcBorders>
          </w:tcPr>
          <w:p w14:paraId="3B20DEDE" w14:textId="77777777" w:rsidR="00D6664E" w:rsidRPr="000F1DF8" w:rsidRDefault="00D6664E" w:rsidP="005E1777">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5E1777">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5E1777">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5E1777">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5E1777">
            <w:pPr>
              <w:spacing w:after="160" w:line="259" w:lineRule="auto"/>
              <w:rPr>
                <w:b/>
                <w:bCs/>
                <w:sz w:val="20"/>
                <w:szCs w:val="20"/>
              </w:rPr>
            </w:pPr>
            <w:r w:rsidRPr="000F1DF8">
              <w:rPr>
                <w:b/>
                <w:bCs/>
                <w:sz w:val="20"/>
                <w:szCs w:val="20"/>
              </w:rPr>
              <w:t>Details</w:t>
            </w:r>
          </w:p>
        </w:tc>
      </w:tr>
      <w:tr w:rsidR="00D6664E" w:rsidRPr="000F1DF8" w14:paraId="50B9E2F4" w14:textId="77777777" w:rsidTr="005E1777">
        <w:tc>
          <w:tcPr>
            <w:tcW w:w="1843" w:type="dxa"/>
            <w:tcBorders>
              <w:top w:val="single" w:sz="12" w:space="0" w:color="auto"/>
            </w:tcBorders>
          </w:tcPr>
          <w:p w14:paraId="0B98A9EF" w14:textId="77777777" w:rsidR="00D6664E" w:rsidRPr="000F1DF8" w:rsidRDefault="00D6664E" w:rsidP="005E1777">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5E1777">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5E1777">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5E1777">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5E1777">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5E1777">
        <w:tc>
          <w:tcPr>
            <w:tcW w:w="1843" w:type="dxa"/>
          </w:tcPr>
          <w:p w14:paraId="06448E26" w14:textId="77777777" w:rsidR="00D6664E" w:rsidRPr="000F1DF8" w:rsidRDefault="00D6664E" w:rsidP="005E1777">
            <w:pPr>
              <w:spacing w:after="160" w:line="259" w:lineRule="auto"/>
              <w:rPr>
                <w:sz w:val="20"/>
                <w:szCs w:val="20"/>
              </w:rPr>
            </w:pPr>
          </w:p>
        </w:tc>
        <w:tc>
          <w:tcPr>
            <w:tcW w:w="2693" w:type="dxa"/>
          </w:tcPr>
          <w:p w14:paraId="0F0E03AD" w14:textId="25111AB9" w:rsidR="00D6664E" w:rsidRPr="000F1DF8" w:rsidRDefault="00D6664E" w:rsidP="005E1777">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5E1777">
            <w:pPr>
              <w:spacing w:after="160" w:line="259" w:lineRule="auto"/>
              <w:rPr>
                <w:sz w:val="20"/>
                <w:szCs w:val="20"/>
              </w:rPr>
            </w:pPr>
          </w:p>
        </w:tc>
        <w:tc>
          <w:tcPr>
            <w:tcW w:w="2126" w:type="dxa"/>
          </w:tcPr>
          <w:p w14:paraId="1BD95429" w14:textId="77777777" w:rsidR="00D6664E" w:rsidRPr="000F1DF8" w:rsidRDefault="00D6664E" w:rsidP="005E1777">
            <w:pPr>
              <w:spacing w:after="160" w:line="259" w:lineRule="auto"/>
              <w:rPr>
                <w:sz w:val="20"/>
                <w:szCs w:val="20"/>
              </w:rPr>
            </w:pPr>
          </w:p>
        </w:tc>
        <w:tc>
          <w:tcPr>
            <w:tcW w:w="4309" w:type="dxa"/>
          </w:tcPr>
          <w:p w14:paraId="7B7E7AB7" w14:textId="77777777" w:rsidR="00D6664E" w:rsidRPr="000F1DF8" w:rsidRDefault="00D6664E" w:rsidP="005E1777">
            <w:pPr>
              <w:spacing w:after="160" w:line="259" w:lineRule="auto"/>
              <w:rPr>
                <w:sz w:val="20"/>
                <w:szCs w:val="20"/>
              </w:rPr>
            </w:pPr>
          </w:p>
        </w:tc>
      </w:tr>
      <w:tr w:rsidR="00D6664E" w:rsidRPr="000F1DF8" w14:paraId="6881E709" w14:textId="77777777" w:rsidTr="005E1777">
        <w:tc>
          <w:tcPr>
            <w:tcW w:w="1843" w:type="dxa"/>
            <w:tcBorders>
              <w:bottom w:val="single" w:sz="6" w:space="0" w:color="auto"/>
            </w:tcBorders>
          </w:tcPr>
          <w:p w14:paraId="5183BC42"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5E1777">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5E1777">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5E1777">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5E1777">
        <w:tc>
          <w:tcPr>
            <w:tcW w:w="1843" w:type="dxa"/>
            <w:tcBorders>
              <w:top w:val="single" w:sz="6" w:space="0" w:color="auto"/>
              <w:bottom w:val="single" w:sz="6" w:space="0" w:color="auto"/>
            </w:tcBorders>
          </w:tcPr>
          <w:p w14:paraId="5A893051" w14:textId="77777777" w:rsidR="00D6664E" w:rsidRPr="000F1DF8" w:rsidRDefault="00D6664E" w:rsidP="005E1777">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5E1777">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5E1777">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5E1777">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5E1777">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5E1777">
        <w:tc>
          <w:tcPr>
            <w:tcW w:w="1843" w:type="dxa"/>
            <w:tcBorders>
              <w:top w:val="single" w:sz="6" w:space="0" w:color="auto"/>
            </w:tcBorders>
          </w:tcPr>
          <w:p w14:paraId="34F1DE55" w14:textId="77777777" w:rsidR="00D6664E" w:rsidRPr="000F1DF8" w:rsidRDefault="00D6664E" w:rsidP="005E1777">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5E1777">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5E1777">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5E1777">
        <w:tc>
          <w:tcPr>
            <w:tcW w:w="1843" w:type="dxa"/>
            <w:tcBorders>
              <w:bottom w:val="single" w:sz="6" w:space="0" w:color="auto"/>
            </w:tcBorders>
          </w:tcPr>
          <w:p w14:paraId="574F004D"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5E1777">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5E1777">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5E1777">
        <w:tc>
          <w:tcPr>
            <w:tcW w:w="1843" w:type="dxa"/>
            <w:tcBorders>
              <w:top w:val="single" w:sz="6" w:space="0" w:color="auto"/>
            </w:tcBorders>
          </w:tcPr>
          <w:p w14:paraId="135A875A" w14:textId="77777777" w:rsidR="00D6664E" w:rsidRPr="000F1DF8" w:rsidRDefault="00D6664E" w:rsidP="005E1777">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5E1777">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5E1777">
            <w:pPr>
              <w:spacing w:after="160" w:line="259" w:lineRule="auto"/>
              <w:rPr>
                <w:sz w:val="20"/>
                <w:szCs w:val="20"/>
              </w:rPr>
            </w:pPr>
          </w:p>
        </w:tc>
      </w:tr>
      <w:tr w:rsidR="00D6664E" w:rsidRPr="000F1DF8" w14:paraId="184854BF" w14:textId="77777777" w:rsidTr="005E1777">
        <w:tc>
          <w:tcPr>
            <w:tcW w:w="1843" w:type="dxa"/>
            <w:tcBorders>
              <w:bottom w:val="single" w:sz="6" w:space="0" w:color="auto"/>
            </w:tcBorders>
          </w:tcPr>
          <w:p w14:paraId="2D3A09E4"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5E1777">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5E1777">
            <w:pPr>
              <w:spacing w:after="160" w:line="259" w:lineRule="auto"/>
              <w:rPr>
                <w:sz w:val="20"/>
                <w:szCs w:val="20"/>
              </w:rPr>
            </w:pPr>
          </w:p>
        </w:tc>
      </w:tr>
      <w:tr w:rsidR="00D6664E" w:rsidRPr="000F1DF8" w14:paraId="5F9E59E7" w14:textId="77777777" w:rsidTr="005E1777">
        <w:tc>
          <w:tcPr>
            <w:tcW w:w="1843" w:type="dxa"/>
            <w:tcBorders>
              <w:top w:val="single" w:sz="6" w:space="0" w:color="auto"/>
            </w:tcBorders>
          </w:tcPr>
          <w:p w14:paraId="29E7D66A" w14:textId="77777777" w:rsidR="00D6664E" w:rsidRPr="000F1DF8" w:rsidRDefault="00D6664E" w:rsidP="005E1777">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5E1777">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5E1777">
        <w:tc>
          <w:tcPr>
            <w:tcW w:w="1843" w:type="dxa"/>
          </w:tcPr>
          <w:p w14:paraId="58EBE6D5" w14:textId="77777777" w:rsidR="00D6664E" w:rsidRPr="000F1DF8" w:rsidRDefault="00D6664E" w:rsidP="005E1777">
            <w:pPr>
              <w:spacing w:after="160" w:line="259" w:lineRule="auto"/>
              <w:rPr>
                <w:sz w:val="20"/>
                <w:szCs w:val="20"/>
              </w:rPr>
            </w:pPr>
          </w:p>
        </w:tc>
        <w:tc>
          <w:tcPr>
            <w:tcW w:w="2693" w:type="dxa"/>
          </w:tcPr>
          <w:p w14:paraId="6D035324" w14:textId="06A7B6AB" w:rsidR="00D6664E" w:rsidRPr="000F1DF8" w:rsidRDefault="00D6664E" w:rsidP="005E1777">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5E1777">
            <w:pPr>
              <w:spacing w:after="160" w:line="259" w:lineRule="auto"/>
              <w:rPr>
                <w:sz w:val="20"/>
                <w:szCs w:val="20"/>
              </w:rPr>
            </w:pPr>
          </w:p>
        </w:tc>
        <w:tc>
          <w:tcPr>
            <w:tcW w:w="4309" w:type="dxa"/>
          </w:tcPr>
          <w:p w14:paraId="44202B5D" w14:textId="77777777" w:rsidR="00D6664E" w:rsidRPr="000F1DF8" w:rsidRDefault="00D6664E" w:rsidP="005E1777">
            <w:pPr>
              <w:spacing w:after="160" w:line="259" w:lineRule="auto"/>
              <w:rPr>
                <w:sz w:val="20"/>
                <w:szCs w:val="20"/>
              </w:rPr>
            </w:pPr>
          </w:p>
        </w:tc>
      </w:tr>
      <w:tr w:rsidR="00D6664E" w:rsidRPr="000F1DF8" w14:paraId="1D682199" w14:textId="77777777" w:rsidTr="005E1777">
        <w:tc>
          <w:tcPr>
            <w:tcW w:w="1843" w:type="dxa"/>
          </w:tcPr>
          <w:p w14:paraId="3D832D25" w14:textId="77777777" w:rsidR="00D6664E" w:rsidRPr="000F1DF8" w:rsidRDefault="00D6664E" w:rsidP="005E1777">
            <w:pPr>
              <w:spacing w:after="160" w:line="259" w:lineRule="auto"/>
              <w:rPr>
                <w:sz w:val="20"/>
                <w:szCs w:val="20"/>
              </w:rPr>
            </w:pPr>
          </w:p>
        </w:tc>
        <w:tc>
          <w:tcPr>
            <w:tcW w:w="2693" w:type="dxa"/>
          </w:tcPr>
          <w:p w14:paraId="6C67BFED" w14:textId="552F159D" w:rsidR="00D6664E" w:rsidRPr="000F1DF8" w:rsidRDefault="00D6664E" w:rsidP="005E1777">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5E1777">
            <w:pPr>
              <w:spacing w:after="160" w:line="259" w:lineRule="auto"/>
              <w:rPr>
                <w:sz w:val="20"/>
                <w:szCs w:val="20"/>
              </w:rPr>
            </w:pPr>
          </w:p>
        </w:tc>
        <w:tc>
          <w:tcPr>
            <w:tcW w:w="2126" w:type="dxa"/>
          </w:tcPr>
          <w:p w14:paraId="648934FF" w14:textId="77777777" w:rsidR="00D6664E" w:rsidRPr="000F1DF8" w:rsidRDefault="00D6664E" w:rsidP="005E1777">
            <w:pPr>
              <w:spacing w:after="160" w:line="259" w:lineRule="auto"/>
              <w:rPr>
                <w:sz w:val="20"/>
                <w:szCs w:val="20"/>
              </w:rPr>
            </w:pPr>
          </w:p>
        </w:tc>
        <w:tc>
          <w:tcPr>
            <w:tcW w:w="4309" w:type="dxa"/>
          </w:tcPr>
          <w:p w14:paraId="7EC31777"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5E1777">
        <w:tc>
          <w:tcPr>
            <w:tcW w:w="1843" w:type="dxa"/>
            <w:tcBorders>
              <w:top w:val="single" w:sz="6" w:space="0" w:color="auto"/>
            </w:tcBorders>
          </w:tcPr>
          <w:p w14:paraId="3EDDBDAE" w14:textId="77777777" w:rsidR="00D6664E" w:rsidRPr="000F1DF8" w:rsidRDefault="00D6664E" w:rsidP="005E1777">
            <w:pPr>
              <w:spacing w:after="160" w:line="259" w:lineRule="auto"/>
              <w:rPr>
                <w:sz w:val="20"/>
                <w:szCs w:val="20"/>
              </w:rPr>
            </w:pPr>
            <w:commentRangeStart w:id="57"/>
            <w:r w:rsidRPr="000F1DF8">
              <w:rPr>
                <w:sz w:val="20"/>
                <w:szCs w:val="20"/>
              </w:rPr>
              <w:t xml:space="preserve">Social justice </w:t>
            </w:r>
            <w:commentRangeEnd w:id="57"/>
            <w:r w:rsidR="00F96DD2">
              <w:rPr>
                <w:rStyle w:val="CommentReference"/>
              </w:rPr>
              <w:commentReference w:id="57"/>
            </w:r>
          </w:p>
        </w:tc>
        <w:tc>
          <w:tcPr>
            <w:tcW w:w="2693" w:type="dxa"/>
            <w:tcBorders>
              <w:top w:val="single" w:sz="6" w:space="0" w:color="auto"/>
            </w:tcBorders>
          </w:tcPr>
          <w:p w14:paraId="5BC2808B" w14:textId="0A5CFF68" w:rsidR="00D6664E" w:rsidRPr="000F1DF8" w:rsidRDefault="00D6664E" w:rsidP="005E1777">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5E1777">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5E1777">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5E1777">
        <w:tc>
          <w:tcPr>
            <w:tcW w:w="1843" w:type="dxa"/>
          </w:tcPr>
          <w:p w14:paraId="55E368E4" w14:textId="77777777" w:rsidR="00D6664E" w:rsidRPr="000F1DF8" w:rsidRDefault="00D6664E" w:rsidP="005E1777">
            <w:pPr>
              <w:spacing w:after="160" w:line="259" w:lineRule="auto"/>
              <w:rPr>
                <w:sz w:val="20"/>
                <w:szCs w:val="20"/>
              </w:rPr>
            </w:pPr>
          </w:p>
        </w:tc>
        <w:tc>
          <w:tcPr>
            <w:tcW w:w="2693" w:type="dxa"/>
          </w:tcPr>
          <w:p w14:paraId="103BD330" w14:textId="77777777" w:rsidR="00D6664E" w:rsidRPr="000F1DF8" w:rsidRDefault="00D6664E" w:rsidP="005E1777">
            <w:pPr>
              <w:spacing w:after="160" w:line="259" w:lineRule="auto"/>
              <w:rPr>
                <w:sz w:val="20"/>
                <w:szCs w:val="20"/>
              </w:rPr>
            </w:pPr>
          </w:p>
        </w:tc>
        <w:tc>
          <w:tcPr>
            <w:tcW w:w="2977" w:type="dxa"/>
          </w:tcPr>
          <w:p w14:paraId="6221A28A" w14:textId="77777777" w:rsidR="00D6664E" w:rsidRPr="000F1DF8" w:rsidRDefault="00D6664E" w:rsidP="005E1777">
            <w:pPr>
              <w:spacing w:after="160" w:line="259" w:lineRule="auto"/>
              <w:rPr>
                <w:sz w:val="20"/>
                <w:szCs w:val="20"/>
              </w:rPr>
            </w:pPr>
          </w:p>
        </w:tc>
        <w:tc>
          <w:tcPr>
            <w:tcW w:w="2126" w:type="dxa"/>
          </w:tcPr>
          <w:p w14:paraId="3F657AA0" w14:textId="77777777" w:rsidR="00D6664E" w:rsidRPr="000F1DF8" w:rsidRDefault="00D6664E" w:rsidP="005E1777">
            <w:pPr>
              <w:spacing w:after="160" w:line="259" w:lineRule="auto"/>
              <w:rPr>
                <w:sz w:val="20"/>
                <w:szCs w:val="20"/>
              </w:rPr>
            </w:pPr>
          </w:p>
        </w:tc>
        <w:tc>
          <w:tcPr>
            <w:tcW w:w="4309" w:type="dxa"/>
          </w:tcPr>
          <w:p w14:paraId="331E1495" w14:textId="77777777" w:rsidR="00D6664E" w:rsidRPr="000F1DF8" w:rsidRDefault="00D6664E" w:rsidP="005E1777">
            <w:pPr>
              <w:spacing w:after="160" w:line="259" w:lineRule="auto"/>
              <w:rPr>
                <w:sz w:val="20"/>
                <w:szCs w:val="20"/>
              </w:rPr>
            </w:pPr>
          </w:p>
        </w:tc>
      </w:tr>
      <w:tr w:rsidR="00D6664E" w:rsidRPr="000F1DF8" w14:paraId="5D6BCD82" w14:textId="77777777" w:rsidTr="005E1777">
        <w:tc>
          <w:tcPr>
            <w:tcW w:w="1843" w:type="dxa"/>
            <w:tcBorders>
              <w:bottom w:val="single" w:sz="6" w:space="0" w:color="auto"/>
            </w:tcBorders>
          </w:tcPr>
          <w:p w14:paraId="7100C02C"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5E1777">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5E1777">
            <w:pPr>
              <w:spacing w:after="160" w:line="259" w:lineRule="auto"/>
              <w:rPr>
                <w:sz w:val="20"/>
                <w:szCs w:val="20"/>
              </w:rPr>
            </w:pPr>
            <w:r w:rsidRPr="000F1DF8">
              <w:rPr>
                <w:sz w:val="20"/>
                <w:szCs w:val="20"/>
              </w:rPr>
              <w:t>In the previous 12 months</w:t>
            </w:r>
          </w:p>
        </w:tc>
      </w:tr>
      <w:tr w:rsidR="00D6664E" w:rsidRPr="000F1DF8" w14:paraId="059FD9BE" w14:textId="77777777" w:rsidTr="005E1777">
        <w:tc>
          <w:tcPr>
            <w:tcW w:w="1843" w:type="dxa"/>
            <w:tcBorders>
              <w:top w:val="single" w:sz="6" w:space="0" w:color="auto"/>
            </w:tcBorders>
          </w:tcPr>
          <w:p w14:paraId="0BB7CBAC" w14:textId="77777777" w:rsidR="00D6664E" w:rsidRPr="000F1DF8" w:rsidRDefault="00D6664E" w:rsidP="005E1777">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5E1777">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5E1777">
            <w:pPr>
              <w:spacing w:after="160" w:line="259" w:lineRule="auto"/>
              <w:rPr>
                <w:sz w:val="20"/>
                <w:szCs w:val="20"/>
              </w:rPr>
            </w:pPr>
            <w:r w:rsidRPr="000F1DF8">
              <w:rPr>
                <w:sz w:val="20"/>
                <w:szCs w:val="20"/>
              </w:rPr>
              <w:t>Migration into the commune</w:t>
            </w:r>
          </w:p>
        </w:tc>
      </w:tr>
      <w:tr w:rsidR="00D6664E" w:rsidRPr="000F1DF8" w14:paraId="4A95A4A8" w14:textId="77777777" w:rsidTr="005E1777">
        <w:tc>
          <w:tcPr>
            <w:tcW w:w="1843" w:type="dxa"/>
            <w:tcBorders>
              <w:bottom w:val="single" w:sz="6" w:space="0" w:color="auto"/>
            </w:tcBorders>
          </w:tcPr>
          <w:p w14:paraId="6070F2F6"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5E1777">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5E1777">
            <w:pPr>
              <w:spacing w:after="160" w:line="259" w:lineRule="auto"/>
              <w:rPr>
                <w:sz w:val="20"/>
                <w:szCs w:val="20"/>
              </w:rPr>
            </w:pPr>
            <w:r w:rsidRPr="000F1DF8">
              <w:rPr>
                <w:sz w:val="20"/>
                <w:szCs w:val="20"/>
              </w:rPr>
              <w:t>Migration out of the commune</w:t>
            </w:r>
          </w:p>
        </w:tc>
      </w:tr>
      <w:tr w:rsidR="00D6664E" w:rsidRPr="000F1DF8" w14:paraId="6FA71762" w14:textId="77777777" w:rsidTr="005E1777">
        <w:tc>
          <w:tcPr>
            <w:tcW w:w="1843" w:type="dxa"/>
            <w:tcBorders>
              <w:top w:val="single" w:sz="6" w:space="0" w:color="auto"/>
            </w:tcBorders>
          </w:tcPr>
          <w:p w14:paraId="69DA8FC7" w14:textId="77777777" w:rsidR="00D6664E" w:rsidRPr="000F1DF8" w:rsidRDefault="00D6664E" w:rsidP="005E1777">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5E1777">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5E1777">
            <w:pPr>
              <w:spacing w:after="160" w:line="259" w:lineRule="auto"/>
              <w:rPr>
                <w:sz w:val="20"/>
                <w:szCs w:val="20"/>
              </w:rPr>
            </w:pPr>
            <w:r w:rsidRPr="000F1DF8">
              <w:rPr>
                <w:sz w:val="20"/>
                <w:szCs w:val="20"/>
              </w:rPr>
              <w:t>Mean elevation for the commune</w:t>
            </w:r>
          </w:p>
        </w:tc>
      </w:tr>
      <w:tr w:rsidR="00D6664E" w:rsidRPr="000F1DF8" w14:paraId="6634FD5A" w14:textId="77777777" w:rsidTr="005E1777">
        <w:tc>
          <w:tcPr>
            <w:tcW w:w="1843" w:type="dxa"/>
          </w:tcPr>
          <w:p w14:paraId="7838F453" w14:textId="77777777" w:rsidR="00D6664E" w:rsidRPr="000F1DF8" w:rsidRDefault="00D6664E" w:rsidP="005E1777">
            <w:pPr>
              <w:spacing w:after="160" w:line="259" w:lineRule="auto"/>
              <w:rPr>
                <w:sz w:val="20"/>
                <w:szCs w:val="20"/>
              </w:rPr>
            </w:pPr>
          </w:p>
        </w:tc>
        <w:tc>
          <w:tcPr>
            <w:tcW w:w="2693" w:type="dxa"/>
          </w:tcPr>
          <w:p w14:paraId="3C01F962" w14:textId="77777777" w:rsidR="00D6664E" w:rsidRPr="000F1DF8" w:rsidRDefault="00D6664E" w:rsidP="005E1777">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5E1777">
            <w:pPr>
              <w:spacing w:after="160" w:line="259" w:lineRule="auto"/>
              <w:rPr>
                <w:sz w:val="20"/>
                <w:szCs w:val="20"/>
              </w:rPr>
            </w:pPr>
          </w:p>
        </w:tc>
        <w:tc>
          <w:tcPr>
            <w:tcW w:w="2126" w:type="dxa"/>
          </w:tcPr>
          <w:p w14:paraId="6060AE8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5E1777">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5E1777">
        <w:tc>
          <w:tcPr>
            <w:tcW w:w="1843" w:type="dxa"/>
          </w:tcPr>
          <w:p w14:paraId="19E8624E" w14:textId="77777777" w:rsidR="00D6664E" w:rsidRPr="000F1DF8" w:rsidRDefault="00D6664E" w:rsidP="005E1777">
            <w:pPr>
              <w:spacing w:after="160" w:line="259" w:lineRule="auto"/>
              <w:rPr>
                <w:sz w:val="20"/>
                <w:szCs w:val="20"/>
              </w:rPr>
            </w:pPr>
          </w:p>
        </w:tc>
        <w:tc>
          <w:tcPr>
            <w:tcW w:w="2693" w:type="dxa"/>
          </w:tcPr>
          <w:p w14:paraId="03100070" w14:textId="77777777" w:rsidR="00D6664E" w:rsidRPr="000F1DF8" w:rsidRDefault="00D6664E" w:rsidP="005E1777">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5E1777">
            <w:pPr>
              <w:spacing w:after="160" w:line="259" w:lineRule="auto"/>
              <w:rPr>
                <w:sz w:val="20"/>
                <w:szCs w:val="20"/>
              </w:rPr>
            </w:pPr>
          </w:p>
        </w:tc>
        <w:tc>
          <w:tcPr>
            <w:tcW w:w="2126" w:type="dxa"/>
          </w:tcPr>
          <w:p w14:paraId="0D95DF5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5E1777">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5E1777">
        <w:tc>
          <w:tcPr>
            <w:tcW w:w="1843" w:type="dxa"/>
          </w:tcPr>
          <w:p w14:paraId="695AD0B9" w14:textId="77777777" w:rsidR="00D6664E" w:rsidRPr="000F1DF8" w:rsidRDefault="00D6664E" w:rsidP="005E1777">
            <w:pPr>
              <w:spacing w:after="160" w:line="259" w:lineRule="auto"/>
              <w:rPr>
                <w:sz w:val="20"/>
                <w:szCs w:val="20"/>
              </w:rPr>
            </w:pPr>
          </w:p>
        </w:tc>
        <w:tc>
          <w:tcPr>
            <w:tcW w:w="2693" w:type="dxa"/>
          </w:tcPr>
          <w:p w14:paraId="5C064536" w14:textId="77777777" w:rsidR="00D6664E" w:rsidRPr="000F1DF8" w:rsidRDefault="00D6664E" w:rsidP="005E1777">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5E1777">
            <w:pPr>
              <w:spacing w:after="160" w:line="259" w:lineRule="auto"/>
              <w:rPr>
                <w:sz w:val="20"/>
                <w:szCs w:val="20"/>
              </w:rPr>
            </w:pPr>
          </w:p>
        </w:tc>
        <w:tc>
          <w:tcPr>
            <w:tcW w:w="2126" w:type="dxa"/>
          </w:tcPr>
          <w:p w14:paraId="6DE68B70" w14:textId="77777777" w:rsidR="00D6664E" w:rsidRPr="000F1DF8" w:rsidRDefault="00D6664E" w:rsidP="005E1777">
            <w:pPr>
              <w:spacing w:after="160" w:line="259" w:lineRule="auto"/>
              <w:rPr>
                <w:sz w:val="20"/>
                <w:szCs w:val="20"/>
              </w:rPr>
            </w:pPr>
          </w:p>
        </w:tc>
        <w:tc>
          <w:tcPr>
            <w:tcW w:w="4309" w:type="dxa"/>
          </w:tcPr>
          <w:p w14:paraId="4080275F" w14:textId="77777777" w:rsidR="00D6664E" w:rsidRPr="000F1DF8" w:rsidRDefault="00D6664E" w:rsidP="005E1777">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5E1777">
        <w:tc>
          <w:tcPr>
            <w:tcW w:w="1843" w:type="dxa"/>
          </w:tcPr>
          <w:p w14:paraId="535FAE36" w14:textId="77777777" w:rsidR="00D6664E" w:rsidRPr="000F1DF8" w:rsidRDefault="00D6664E" w:rsidP="005E1777">
            <w:pPr>
              <w:spacing w:after="160" w:line="259" w:lineRule="auto"/>
              <w:rPr>
                <w:sz w:val="20"/>
                <w:szCs w:val="20"/>
              </w:rPr>
            </w:pPr>
          </w:p>
        </w:tc>
        <w:tc>
          <w:tcPr>
            <w:tcW w:w="2693" w:type="dxa"/>
          </w:tcPr>
          <w:p w14:paraId="18AB34F2" w14:textId="77777777" w:rsidR="00D6664E" w:rsidRPr="000F1DF8" w:rsidRDefault="00D6664E" w:rsidP="005E1777">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5E1777">
            <w:pPr>
              <w:spacing w:after="160" w:line="259" w:lineRule="auto"/>
              <w:rPr>
                <w:sz w:val="20"/>
                <w:szCs w:val="20"/>
              </w:rPr>
            </w:pPr>
          </w:p>
        </w:tc>
        <w:tc>
          <w:tcPr>
            <w:tcW w:w="2126" w:type="dxa"/>
          </w:tcPr>
          <w:p w14:paraId="53255D0E" w14:textId="77777777" w:rsidR="00D6664E" w:rsidRPr="000F1DF8" w:rsidRDefault="00D6664E" w:rsidP="005E1777">
            <w:pPr>
              <w:spacing w:after="160" w:line="259" w:lineRule="auto"/>
              <w:rPr>
                <w:sz w:val="20"/>
                <w:szCs w:val="20"/>
              </w:rPr>
            </w:pPr>
          </w:p>
        </w:tc>
        <w:tc>
          <w:tcPr>
            <w:tcW w:w="4309" w:type="dxa"/>
          </w:tcPr>
          <w:p w14:paraId="5B6FCD75" w14:textId="77777777" w:rsidR="00D6664E" w:rsidRPr="000F1DF8" w:rsidRDefault="00D6664E" w:rsidP="005E1777">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5E1777">
        <w:tc>
          <w:tcPr>
            <w:tcW w:w="1843" w:type="dxa"/>
            <w:tcBorders>
              <w:bottom w:val="single" w:sz="12" w:space="0" w:color="auto"/>
            </w:tcBorders>
          </w:tcPr>
          <w:p w14:paraId="417CDD5F" w14:textId="77777777" w:rsidR="00D6664E" w:rsidRPr="000F1DF8" w:rsidRDefault="00D6664E" w:rsidP="005E1777">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5E1777">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5E1777">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5E1777">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5E1777">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43F083E1" w:rsidR="00D6664E" w:rsidRDefault="00D6664E" w:rsidP="00D6664E">
      <w:r>
        <w:t>Initial within-set model selection resulted in a final candidate set with 10 models and 13 unique variables (</w:t>
      </w:r>
      <w:r w:rsidRPr="008E12A1">
        <w:rPr>
          <w:highlight w:val="yellow"/>
        </w:rPr>
        <w:t>Table S19</w:t>
      </w:r>
      <w:r>
        <w:t>). There was a single top model according to AIC (m1), with all other models having delta AIC values of more than 18 (</w:t>
      </w:r>
      <w:r w:rsidRPr="008E12A1">
        <w:rPr>
          <w:highlight w:val="yellow"/>
        </w:rPr>
        <w:t>Table S19</w:t>
      </w:r>
      <w:r>
        <w:t xml:space="preserve">). The top model only had one non-control variable - population density (Table </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8E12A1">
        <w:t>2</w:t>
      </w:r>
      <w:r w:rsidRPr="00B45568">
        <w:t xml:space="preserve">) </w:t>
      </w:r>
      <w:r>
        <w:t>which relates to 0.6 forest pixels (0.06 km</w:t>
      </w:r>
      <w:r w:rsidRPr="00F10EA9">
        <w:rPr>
          <w:vertAlign w:val="superscript"/>
        </w:rPr>
        <w:t>2</w:t>
      </w:r>
      <w:r>
        <w:t xml:space="preserve">) predicted within an </w:t>
      </w:r>
      <w:del w:id="58" w:author="Nils Bunnefeld" w:date="2021-12-08T09:34:00Z">
        <w:r w:rsidDel="002B6711">
          <w:delText>“</w:delText>
        </w:r>
      </w:del>
      <w:r>
        <w:t>average</w:t>
      </w:r>
      <w:del w:id="59" w:author="Nils Bunnefeld" w:date="2021-12-08T09:34:00Z">
        <w:r w:rsidDel="002B6711">
          <w:delText>”</w:delText>
        </w:r>
      </w:del>
      <w:r>
        <w:t xml:space="preserv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w:t>
      </w:r>
      <w:del w:id="60" w:author="Nils Bunnefeld" w:date="2021-12-08T09:35:00Z">
        <w:r w:rsidDel="002B6711">
          <w:delText xml:space="preserve">(2.22 </w:delText>
        </w:r>
        <w:r w:rsidDel="002B6711">
          <w:rPr>
            <w:rFonts w:cstheme="minorHAnsi"/>
          </w:rPr>
          <w:delText>×</w:delText>
        </w:r>
        <w:r w:rsidDel="002B6711">
          <w:delText xml:space="preserve"> 10</w:delText>
        </w:r>
        <w:r w:rsidRPr="005B6361" w:rsidDel="002B6711">
          <w:rPr>
            <w:vertAlign w:val="superscript"/>
          </w:rPr>
          <w:delText>-16</w:delText>
        </w:r>
        <w:r w:rsidDel="002B6711">
          <w:delText>)</w:delText>
        </w:r>
      </w:del>
      <w:r>
        <w:t xml:space="preserve"> forest pixels at the highest value of population density within the country. All other model terms, excluding the presence of ELCs, had positive effects on forest cover </w:t>
      </w:r>
      <w:r w:rsidRPr="00B45568">
        <w:t xml:space="preserve">(Table </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64966A9"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8E12A1">
        <w:t>2</w:t>
      </w:r>
      <w:r>
        <w:t xml:space="preserve">). This between-group variance results in the model being unsuitable for generalised (i.e., </w:t>
      </w:r>
      <w:proofErr w:type="spellStart"/>
      <w:r>
        <w:t>‘global</w:t>
      </w:r>
      <w:proofErr w:type="spellEnd"/>
      <w:r>
        <w:t xml:space="preserve">’) predictions (Figure </w:t>
      </w:r>
      <w:r w:rsidR="008E12A1">
        <w:t>2</w:t>
      </w:r>
      <w:r>
        <w:t xml:space="preserve">). Intercept and slope estimates between communes, even within the same province, varied hugely (Figure </w:t>
      </w:r>
      <w:r w:rsidR="008E12A1">
        <w:t>3</w:t>
      </w:r>
      <w:r>
        <w:t>), and this issue was highlighted in diagnostic plots where we see that the assumption of normality of deviations of the conditional means of the random effects (for commune) from the global intercept is violated (</w:t>
      </w:r>
      <w:r w:rsidRPr="008E12A1">
        <w:rPr>
          <w:highlight w:val="yellow"/>
        </w:rPr>
        <w:t>Figure S6</w:t>
      </w:r>
      <w:r>
        <w:t>). Furthermore, the model residuals displayed heteroskedasticity, with the model predicting particularly poorly for lower values of the response (</w:t>
      </w:r>
      <w:r w:rsidRPr="008E12A1">
        <w:rPr>
          <w:highlight w:val="yellow"/>
        </w:rPr>
        <w:t>Figure 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Socioeconomic predictors of forest cover at the Province level</w:t>
      </w:r>
    </w:p>
    <w:p w14:paraId="4E254E74" w14:textId="370655B4"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w:t>
      </w:r>
      <w:commentRangeStart w:id="61"/>
      <w:r>
        <w:t>e model (m8) as the top model (</w:t>
      </w:r>
      <w:r w:rsidRPr="008E12A1">
        <w:rPr>
          <w:highlight w:val="yellow"/>
        </w:rPr>
        <w:t>Table S20</w:t>
      </w:r>
      <w:r>
        <w:t xml:space="preserve">). Model m5 had some support (delta AIC = 5, </w:t>
      </w:r>
      <w:r w:rsidRPr="008E12A1">
        <w:rPr>
          <w:highlight w:val="yellow"/>
        </w:rPr>
        <w:t>Table S20</w:t>
      </w:r>
      <w:r>
        <w:t>) b</w:t>
      </w:r>
      <w:commentRangeEnd w:id="61"/>
      <w:r w:rsidR="002B6711">
        <w:rPr>
          <w:rStyle w:val="CommentReference"/>
        </w:rPr>
        <w:commentReference w:id="61"/>
      </w:r>
      <w:r>
        <w:t>ut was a simpler version of m8 and therefore inferences were drawn from m8 alone. The random effects term with the highest variance was Province (1.18 [SD = 1.08]</w:t>
      </w:r>
      <w:r w:rsidR="008E12A1">
        <w:t>)</w:t>
      </w:r>
      <w:r>
        <w:t xml:space="preserve">, which constituted </w:t>
      </w:r>
      <w:r w:rsidRPr="0028392B">
        <w:t>99%</w:t>
      </w:r>
      <w:r>
        <w:t xml:space="preserve"> of the total random </w:t>
      </w:r>
      <w:proofErr w:type="gramStart"/>
      <w:r>
        <w:t>effects</w:t>
      </w:r>
      <w:proofErr w:type="gramEnd"/>
      <w:r>
        <w:t xml:space="preserve"> variance, followed by year (0.006 [SD = 0.077]</w:t>
      </w:r>
      <w:r w:rsidR="008E12A1">
        <w:t>)</w:t>
      </w:r>
      <w:r>
        <w:t xml:space="preserve">, which was </w:t>
      </w:r>
      <w:r w:rsidRPr="0028392B">
        <w:t>1%</w:t>
      </w:r>
      <w:r>
        <w:t xml:space="preserve"> of the total random effects variance</w:t>
      </w:r>
      <w:r w:rsidR="008E12A1">
        <w:t xml:space="preserve"> (Table 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w:t>
      </w:r>
      <w:r>
        <w:lastRenderedPageBreak/>
        <w:t>(99%). Presence of ELCs and presence of PAs had the largest two positive effects relative to their refences levels (no ELCs, no PAs), suggesting that provinces that have those two features are predicted to also have higher forest cover (</w:t>
      </w:r>
      <w:r w:rsidR="008E12A1">
        <w:t xml:space="preserve">Table 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2)</w:t>
      </w:r>
      <w:r>
        <w:t xml:space="preserve">. </w:t>
      </w:r>
      <w:r w:rsidR="0049773F">
        <w:t>However, the above effects are weak (Figures 4 &amp; 5).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figures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Furthermore, in provinces where elevation, distance to an international border, and distance to the provincial capital are low, forest cover is predicted to be higher than in provinces where these variables are high</w:t>
      </w:r>
      <w:r w:rsidR="0049773F">
        <w:t xml:space="preserve"> (Table 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71556BC" w14:textId="77777777" w:rsidR="0049773F" w:rsidRDefault="0049773F" w:rsidP="0011048D">
      <w:pPr>
        <w:rPr>
          <w:i/>
          <w:iCs/>
        </w:rPr>
      </w:pPr>
    </w:p>
    <w:p w14:paraId="0D66C3F5" w14:textId="77777777" w:rsidR="0049773F" w:rsidRDefault="0049773F" w:rsidP="0049773F">
      <w:pPr>
        <w:rPr>
          <w:b/>
          <w:bCs/>
          <w:sz w:val="20"/>
          <w:szCs w:val="20"/>
        </w:rPr>
      </w:pPr>
    </w:p>
    <w:p w14:paraId="34BF42F9" w14:textId="77777777" w:rsidR="0049773F" w:rsidRDefault="0049773F" w:rsidP="0049773F">
      <w:pPr>
        <w:rPr>
          <w:b/>
          <w:bCs/>
          <w:sz w:val="20"/>
          <w:szCs w:val="20"/>
        </w:rPr>
      </w:pPr>
    </w:p>
    <w:p w14:paraId="4ADF845E" w14:textId="77777777" w:rsidR="0049773F" w:rsidRDefault="0049773F" w:rsidP="0049773F">
      <w:pPr>
        <w:rPr>
          <w:b/>
          <w:bCs/>
          <w:sz w:val="20"/>
          <w:szCs w:val="20"/>
        </w:rPr>
      </w:pPr>
    </w:p>
    <w:p w14:paraId="3CDE38CA" w14:textId="77777777" w:rsidR="0049773F" w:rsidRDefault="0049773F" w:rsidP="0049773F">
      <w:pPr>
        <w:rPr>
          <w:b/>
          <w:bCs/>
          <w:sz w:val="20"/>
          <w:szCs w:val="20"/>
        </w:rPr>
      </w:pPr>
    </w:p>
    <w:p w14:paraId="03060D8E" w14:textId="77777777" w:rsidR="0049773F" w:rsidRDefault="0049773F" w:rsidP="0049773F">
      <w:pPr>
        <w:rPr>
          <w:b/>
          <w:bCs/>
          <w:sz w:val="20"/>
          <w:szCs w:val="20"/>
        </w:rPr>
      </w:pPr>
    </w:p>
    <w:p w14:paraId="0AFFE721" w14:textId="77777777" w:rsidR="0049773F" w:rsidRDefault="0049773F" w:rsidP="0049773F">
      <w:pPr>
        <w:rPr>
          <w:b/>
          <w:bCs/>
          <w:sz w:val="20"/>
          <w:szCs w:val="20"/>
        </w:rPr>
      </w:pPr>
    </w:p>
    <w:p w14:paraId="79F585F5" w14:textId="77777777" w:rsidR="0049773F" w:rsidRDefault="0049773F" w:rsidP="0049773F">
      <w:pPr>
        <w:rPr>
          <w:b/>
          <w:bCs/>
          <w:sz w:val="20"/>
          <w:szCs w:val="20"/>
        </w:rPr>
      </w:pPr>
    </w:p>
    <w:p w14:paraId="1CC9107D" w14:textId="77777777" w:rsidR="0049773F" w:rsidRDefault="0049773F" w:rsidP="0049773F">
      <w:pPr>
        <w:rPr>
          <w:b/>
          <w:bCs/>
          <w:sz w:val="20"/>
          <w:szCs w:val="20"/>
        </w:rPr>
      </w:pPr>
    </w:p>
    <w:p w14:paraId="1E1953EB" w14:textId="77777777" w:rsidR="0049773F" w:rsidRDefault="0049773F" w:rsidP="0049773F">
      <w:pPr>
        <w:rPr>
          <w:b/>
          <w:bCs/>
          <w:sz w:val="20"/>
          <w:szCs w:val="20"/>
        </w:rPr>
      </w:pPr>
    </w:p>
    <w:p w14:paraId="5CD03D18" w14:textId="77777777" w:rsidR="0049773F" w:rsidRDefault="0049773F" w:rsidP="0049773F">
      <w:pPr>
        <w:rPr>
          <w:b/>
          <w:bCs/>
          <w:sz w:val="20"/>
          <w:szCs w:val="20"/>
        </w:rPr>
      </w:pPr>
    </w:p>
    <w:p w14:paraId="010C2910" w14:textId="77777777" w:rsidR="0049773F" w:rsidRDefault="0049773F" w:rsidP="0049773F">
      <w:pPr>
        <w:rPr>
          <w:b/>
          <w:bCs/>
          <w:sz w:val="20"/>
          <w:szCs w:val="20"/>
        </w:rPr>
      </w:pPr>
    </w:p>
    <w:p w14:paraId="133A761E" w14:textId="77777777" w:rsidR="0049773F" w:rsidRDefault="0049773F" w:rsidP="0049773F">
      <w:pPr>
        <w:rPr>
          <w:b/>
          <w:bCs/>
          <w:sz w:val="20"/>
          <w:szCs w:val="20"/>
        </w:rPr>
      </w:pPr>
    </w:p>
    <w:p w14:paraId="49B40595" w14:textId="77777777" w:rsidR="0049773F" w:rsidRDefault="0049773F" w:rsidP="0049773F">
      <w:pPr>
        <w:rPr>
          <w:b/>
          <w:bCs/>
          <w:sz w:val="20"/>
          <w:szCs w:val="20"/>
        </w:rPr>
      </w:pPr>
    </w:p>
    <w:p w14:paraId="2FD00BDB" w14:textId="77777777" w:rsidR="0049773F" w:rsidRDefault="0049773F" w:rsidP="0049773F">
      <w:pPr>
        <w:rPr>
          <w:b/>
          <w:bCs/>
          <w:sz w:val="20"/>
          <w:szCs w:val="20"/>
        </w:rPr>
      </w:pPr>
    </w:p>
    <w:p w14:paraId="15E986A2" w14:textId="77777777" w:rsidR="0049773F" w:rsidRDefault="0049773F" w:rsidP="0049773F">
      <w:pPr>
        <w:rPr>
          <w:b/>
          <w:bCs/>
          <w:sz w:val="20"/>
          <w:szCs w:val="20"/>
        </w:rPr>
      </w:pPr>
    </w:p>
    <w:p w14:paraId="09BBBDE6" w14:textId="77777777" w:rsidR="0049773F" w:rsidRDefault="0049773F" w:rsidP="0049773F">
      <w:pPr>
        <w:rPr>
          <w:b/>
          <w:bCs/>
          <w:sz w:val="20"/>
          <w:szCs w:val="20"/>
        </w:rPr>
      </w:pPr>
    </w:p>
    <w:p w14:paraId="195C3AE6" w14:textId="3ADEA063" w:rsidR="0049773F" w:rsidRPr="00A2432B" w:rsidRDefault="0049773F" w:rsidP="0049773F">
      <w:pPr>
        <w:rPr>
          <w:b/>
          <w:bCs/>
          <w:sz w:val="20"/>
          <w:szCs w:val="20"/>
        </w:rPr>
      </w:pPr>
      <w:r w:rsidRPr="00A2432B">
        <w:rPr>
          <w:b/>
          <w:bCs/>
          <w:sz w:val="20"/>
          <w:szCs w:val="20"/>
        </w:rPr>
        <w:lastRenderedPageBreak/>
        <w:t xml:space="preserve">Table </w:t>
      </w:r>
      <w:r>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5E1777">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49773F" w:rsidRPr="00A2432B" w14:paraId="41567A69" w14:textId="77777777" w:rsidTr="005E1777">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5E1777">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5E1777">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5E1777">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5E1777">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5E1777">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5E1777">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5E1777">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5E1777">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5E1777">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5E1777">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5E1777">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5E1777">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5E1777">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5E1777">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5E1777">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5E1777">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5E1777">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5E1777">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5E1777">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5E1777">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1DC18D0" w14:textId="77777777" w:rsidTr="005E1777">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4AD659B6" w14:textId="77777777" w:rsidTr="005E1777">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DB6D4B2" w14:textId="77777777" w:rsidTr="005E1777">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3FEEDD10" w14:textId="77777777" w:rsidTr="005E1777">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267B75AE" w14:textId="77777777" w:rsidTr="005E1777">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49773F" w:rsidRPr="00A2432B" w14:paraId="6DC981CF" w14:textId="77777777" w:rsidTr="005E1777">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lang w:eastAsia="en-GB"/>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77777777" w:rsidR="0049773F" w:rsidRDefault="0049773F" w:rsidP="0049773F">
      <w:pPr>
        <w:rPr>
          <w:b/>
          <w:bCs/>
          <w:sz w:val="20"/>
          <w:szCs w:val="20"/>
        </w:rPr>
      </w:pPr>
      <w:r w:rsidRPr="00591618">
        <w:rPr>
          <w:b/>
          <w:bCs/>
          <w:sz w:val="20"/>
          <w:szCs w:val="20"/>
        </w:rPr>
        <w:t xml:space="preserve">Figure </w:t>
      </w:r>
      <w:r>
        <w:rPr>
          <w:b/>
          <w:bCs/>
          <w:sz w:val="20"/>
          <w:szCs w:val="20"/>
        </w:rPr>
        <w:t>2</w:t>
      </w:r>
      <w:r w:rsidRPr="00591618">
        <w:rPr>
          <w:b/>
          <w:bCs/>
          <w:sz w:val="20"/>
          <w:szCs w:val="20"/>
        </w:rPr>
        <w:t>. Predicted relationships (red lines</w:t>
      </w:r>
      <w:r>
        <w:rPr>
          <w:b/>
          <w:bCs/>
          <w:sz w:val="20"/>
          <w:szCs w:val="20"/>
        </w:rPr>
        <w:t>, blue bars</w:t>
      </w:r>
      <w:r w:rsidRPr="00591618">
        <w:rPr>
          <w:b/>
          <w:bCs/>
          <w:sz w:val="20"/>
          <w:szCs w:val="20"/>
        </w:rPr>
        <w:t xml:space="preserve">) between socioeconomic variables and forest cover in Cambodia between 2007 – 2012 from the top commune-level model. Predictions are </w:t>
      </w:r>
      <w:proofErr w:type="spellStart"/>
      <w:r w:rsidRPr="00591618">
        <w:rPr>
          <w:b/>
          <w:bCs/>
          <w:sz w:val="20"/>
          <w:szCs w:val="20"/>
        </w:rPr>
        <w:t>‘global</w:t>
      </w:r>
      <w:proofErr w:type="spellEnd"/>
      <w:r w:rsidRPr="00591618">
        <w:rPr>
          <w:b/>
          <w:bCs/>
          <w:sz w:val="20"/>
          <w:szCs w:val="20"/>
        </w:rPr>
        <w:t xml:space="preserve">’ i.e., all random effects were set to their mean values, and thus predictions are not for any specific commune. Black </w:t>
      </w:r>
      <w:r>
        <w:rPr>
          <w:b/>
          <w:bCs/>
          <w:sz w:val="20"/>
          <w:szCs w:val="20"/>
        </w:rPr>
        <w:t>points</w:t>
      </w:r>
      <w:r w:rsidRPr="00591618">
        <w:rPr>
          <w:b/>
          <w:bCs/>
          <w:sz w:val="20"/>
          <w:szCs w:val="20"/>
        </w:rPr>
        <w:t xml:space="preserve"> are the raw data points.</w:t>
      </w:r>
      <w:r>
        <w:rPr>
          <w:b/>
          <w:bCs/>
          <w:sz w:val="20"/>
          <w:szCs w:val="20"/>
        </w:rPr>
        <w:t xml:space="preserve"> a = population density, centred and scaled, b = mean elevation (</w:t>
      </w:r>
      <w:proofErr w:type="spellStart"/>
      <w:r>
        <w:rPr>
          <w:b/>
          <w:bCs/>
          <w:sz w:val="20"/>
          <w:szCs w:val="20"/>
        </w:rPr>
        <w:t>masl</w:t>
      </w:r>
      <w:proofErr w:type="spellEnd"/>
      <w:r>
        <w:rPr>
          <w:b/>
          <w:bCs/>
          <w:sz w:val="20"/>
          <w:szCs w:val="20"/>
        </w:rPr>
        <w:t xml:space="preserve">), centred and scaled, c = distance to international border (KM), centred and scaled, d = distance to provincial capital (KM), centred and scaled, e = presence of economic land concessions, f = presence of protected areas.  </w:t>
      </w:r>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lang w:eastAsia="en-GB"/>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lang w:eastAsia="en-GB"/>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87480C" w:rsidRPr="009B467C" w:rsidRDefault="0087480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87480C" w:rsidRPr="009B467C" w:rsidRDefault="0087480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" stroked="f">
                <v:textbox>
                  <w:txbxContent>
                    <w:p w14:paraId="1C6EDC28" w14:textId="1011AC00" w:rsidR="0087480C" w:rsidRPr="009B467C" w:rsidRDefault="0087480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87480C" w:rsidRPr="009B467C" w:rsidRDefault="0087480C">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lang w:eastAsia="en-GB"/>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lang w:eastAsia="en-GB"/>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Predicted forest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16A3983C" w14:textId="77777777" w:rsidR="000B5377" w:rsidRDefault="000B5377" w:rsidP="000B5377">
      <w:pPr>
        <w:rPr>
          <w:i/>
          <w:iCs/>
        </w:rPr>
      </w:pPr>
    </w:p>
    <w:p w14:paraId="6D18FE72" w14:textId="2F66D26E" w:rsidR="000B5377" w:rsidRPr="00F5783B" w:rsidRDefault="000B5377" w:rsidP="000B5377">
      <w:r w:rsidRPr="00F5783B">
        <w:rPr>
          <w:i/>
          <w:iCs/>
        </w:rPr>
        <w:t>Cluster analysis</w:t>
      </w:r>
    </w:p>
    <w:p w14:paraId="0679E1ED" w14:textId="2112DE20"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of provinces that fell into a single cluster, and so I chose 5 clusters to add further nuance (</w:t>
      </w:r>
      <w:r w:rsidRPr="0049773F">
        <w:rPr>
          <w:highlight w:val="yellow"/>
        </w:rPr>
        <w:t xml:space="preserve">Figure </w:t>
      </w:r>
      <w:proofErr w:type="spellStart"/>
      <w:r w:rsidRPr="0049773F">
        <w:rPr>
          <w:highlight w:val="yellow"/>
        </w:rPr>
        <w:t>Sx</w:t>
      </w:r>
      <w:proofErr w:type="spellEnd"/>
      <w:r>
        <w:t xml:space="preserve">). The provinces within clusters were geographically contiguous (Figure 6), although clusters that had smaller cophenetic distances (i.e., were closer on the dendrogram, </w:t>
      </w:r>
      <w:r w:rsidRPr="0049773F">
        <w:rPr>
          <w:highlight w:val="yellow"/>
        </w:rPr>
        <w:t xml:space="preserve">Figure </w:t>
      </w:r>
      <w:proofErr w:type="spellStart"/>
      <w:r w:rsidRPr="0049773F">
        <w:rPr>
          <w:highlight w:val="yellow"/>
        </w:rPr>
        <w:t>Sx</w:t>
      </w:r>
      <w:proofErr w:type="spellEnd"/>
      <w:r>
        <w:t xml:space="preserve">) were not necessarily geographically contiguous. The largest cluster (cluster 5) dominated a central strip of the country, separating the smaller, and more similar clusters (Figure 6). These </w:t>
      </w:r>
      <w:r>
        <w:lastRenderedPageBreak/>
        <w:t xml:space="preserve">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7). The largest cluster (cluster 5) was categorised by high or very high values of all variables, which translates to provinces with high population density, high education levels, high proportions of primary and secondary sector workers, and high migration (Table 3).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8). Provinces within cluster 5 were generally the next most forested after cluster 1 and had also lost large areas of forest during the study period (Figure 8). Cluster 3 had the least amount of forest, which was expected due to high levels of urbanisation and agriculture. Clusters 1 and 2 had the highest elevation, and clusters 1 and 5 had the highest mean distance to a provincial capital (Figure 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3BAB1804" w14:textId="2DC53436" w:rsidR="000B5377" w:rsidRDefault="000B5377" w:rsidP="0011048D"/>
    <w:p w14:paraId="0170BE88" w14:textId="5D4A22BF" w:rsidR="000B5377" w:rsidRDefault="000B5377" w:rsidP="0011048D"/>
    <w:p w14:paraId="0023F433" w14:textId="7E5BFC4D" w:rsidR="000B5377" w:rsidRDefault="000B5377" w:rsidP="0011048D"/>
    <w:p w14:paraId="29EB0385" w14:textId="37F2DC9C" w:rsidR="000B5377" w:rsidRDefault="000B5377" w:rsidP="0011048D"/>
    <w:p w14:paraId="7B061799" w14:textId="77777777" w:rsidR="000B5377" w:rsidRPr="000B5377" w:rsidRDefault="000B5377" w:rsidP="0011048D"/>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lang w:eastAsia="en-GB"/>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lang w:eastAsia="en-GB"/>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5E1777">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5E1777">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5E1777">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5E1777">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5E1777">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5E1777">
            <w:pPr>
              <w:rPr>
                <w:sz w:val="20"/>
                <w:szCs w:val="20"/>
              </w:rPr>
            </w:pPr>
            <w:commentRangeStart w:id="62"/>
            <w:r w:rsidRPr="00634903">
              <w:rPr>
                <w:sz w:val="20"/>
                <w:szCs w:val="20"/>
              </w:rPr>
              <w:t xml:space="preserve">Very large provinces </w:t>
            </w:r>
            <w:commentRangeEnd w:id="62"/>
            <w:r w:rsidR="00452988">
              <w:rPr>
                <w:rStyle w:val="CommentReference"/>
              </w:rPr>
              <w:commentReference w:id="62"/>
            </w:r>
            <w:r w:rsidRPr="00634903">
              <w:rPr>
                <w:sz w:val="20"/>
                <w:szCs w:val="20"/>
              </w:rPr>
              <w:t>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5E1777">
            <w:pPr>
              <w:rPr>
                <w:sz w:val="20"/>
                <w:szCs w:val="20"/>
              </w:rPr>
            </w:pPr>
            <w:r w:rsidRPr="00634903">
              <w:rPr>
                <w:sz w:val="20"/>
                <w:szCs w:val="20"/>
              </w:rPr>
              <w:t>2</w:t>
            </w:r>
          </w:p>
        </w:tc>
        <w:tc>
          <w:tcPr>
            <w:tcW w:w="3402" w:type="dxa"/>
          </w:tcPr>
          <w:p w14:paraId="786BF78B" w14:textId="77777777" w:rsidR="0011048D" w:rsidRPr="00634903" w:rsidRDefault="0011048D" w:rsidP="005E1777">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5E1777">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5E1777">
            <w:pPr>
              <w:rPr>
                <w:sz w:val="20"/>
                <w:szCs w:val="20"/>
              </w:rPr>
            </w:pPr>
            <w:r w:rsidRPr="00634903">
              <w:rPr>
                <w:sz w:val="20"/>
                <w:szCs w:val="20"/>
              </w:rPr>
              <w:t>3</w:t>
            </w:r>
          </w:p>
        </w:tc>
        <w:tc>
          <w:tcPr>
            <w:tcW w:w="3402" w:type="dxa"/>
          </w:tcPr>
          <w:p w14:paraId="1CF8A000" w14:textId="77777777" w:rsidR="0011048D" w:rsidRPr="00634903" w:rsidRDefault="0011048D" w:rsidP="005E1777">
            <w:pPr>
              <w:rPr>
                <w:sz w:val="20"/>
                <w:szCs w:val="20"/>
              </w:rPr>
            </w:pPr>
            <w:r w:rsidRPr="00634903">
              <w:rPr>
                <w:sz w:val="20"/>
                <w:szCs w:val="20"/>
              </w:rPr>
              <w:t xml:space="preserve">Kampong Cham, </w:t>
            </w:r>
            <w:proofErr w:type="spellStart"/>
            <w:r w:rsidRPr="00634903">
              <w:rPr>
                <w:sz w:val="20"/>
                <w:szCs w:val="20"/>
              </w:rPr>
              <w:t>Kandal</w:t>
            </w:r>
            <w:proofErr w:type="spellEnd"/>
            <w:r w:rsidRPr="00634903">
              <w:rPr>
                <w:sz w:val="20"/>
                <w:szCs w:val="20"/>
              </w:rPr>
              <w:t xml:space="preserve">, Prey </w:t>
            </w:r>
            <w:proofErr w:type="spellStart"/>
            <w:r w:rsidRPr="00634903">
              <w:rPr>
                <w:sz w:val="20"/>
                <w:szCs w:val="20"/>
              </w:rPr>
              <w:t>Veng</w:t>
            </w:r>
            <w:proofErr w:type="spellEnd"/>
            <w:r w:rsidRPr="00634903">
              <w:rPr>
                <w:sz w:val="20"/>
                <w:szCs w:val="20"/>
              </w:rPr>
              <w:t>, Takeo</w:t>
            </w:r>
          </w:p>
        </w:tc>
        <w:tc>
          <w:tcPr>
            <w:tcW w:w="9214" w:type="dxa"/>
          </w:tcPr>
          <w:p w14:paraId="091EDF8B" w14:textId="77777777" w:rsidR="0011048D" w:rsidRPr="00634903" w:rsidRDefault="0011048D" w:rsidP="005E1777">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5E1777">
            <w:pPr>
              <w:rPr>
                <w:sz w:val="20"/>
                <w:szCs w:val="20"/>
              </w:rPr>
            </w:pPr>
            <w:r w:rsidRPr="00634903">
              <w:rPr>
                <w:sz w:val="20"/>
                <w:szCs w:val="20"/>
              </w:rPr>
              <w:t>4</w:t>
            </w:r>
          </w:p>
        </w:tc>
        <w:tc>
          <w:tcPr>
            <w:tcW w:w="3402" w:type="dxa"/>
          </w:tcPr>
          <w:p w14:paraId="318B1DA1" w14:textId="77777777" w:rsidR="0011048D" w:rsidRPr="00634903" w:rsidRDefault="0011048D" w:rsidP="005E1777">
            <w:pPr>
              <w:rPr>
                <w:sz w:val="20"/>
                <w:szCs w:val="20"/>
              </w:rPr>
            </w:pPr>
            <w:r w:rsidRPr="00634903">
              <w:rPr>
                <w:sz w:val="20"/>
                <w:szCs w:val="20"/>
              </w:rPr>
              <w:t>Banteay Meanchey, Battambang</w:t>
            </w:r>
          </w:p>
        </w:tc>
        <w:tc>
          <w:tcPr>
            <w:tcW w:w="9214" w:type="dxa"/>
          </w:tcPr>
          <w:p w14:paraId="40FC892C" w14:textId="77777777" w:rsidR="0011048D" w:rsidRPr="00634903" w:rsidRDefault="0011048D" w:rsidP="005E1777">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5E1777">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5E1777">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5E1777">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E177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commentRangeStart w:id="6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w:t>
      </w:r>
      <w:commentRangeEnd w:id="63"/>
      <w:r w:rsidR="00452988">
        <w:rPr>
          <w:rStyle w:val="CommentReference"/>
        </w:rPr>
        <w:commentReference w:id="63"/>
      </w:r>
      <w:r w:rsidR="00274B68">
        <w:t xml:space="preserve">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w:t>
      </w:r>
      <w:commentRangeStart w:id="64"/>
      <w:r w:rsidR="002473F5" w:rsidRPr="00C15F73">
        <w:t>these types of analyses</w:t>
      </w:r>
      <w:commentRangeEnd w:id="64"/>
      <w:r w:rsidR="00452988">
        <w:rPr>
          <w:rStyle w:val="CommentReference"/>
        </w:rPr>
        <w:commentReference w:id="64"/>
      </w:r>
      <w:r w:rsidR="002473F5" w:rsidRPr="00C15F73">
        <w:t>, but which often remain unexplored or unreported in the literature.</w:t>
      </w:r>
      <w:r w:rsidR="00B304B4">
        <w:t xml:space="preserve"> </w:t>
      </w:r>
      <w:commentRangeStart w:id="65"/>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w:t>
      </w:r>
      <w:commentRangeEnd w:id="65"/>
      <w:r w:rsidR="00452988">
        <w:rPr>
          <w:rStyle w:val="CommentReference"/>
        </w:rPr>
        <w:commentReference w:id="65"/>
      </w:r>
      <w:r w:rsidR="00B304B4" w:rsidRPr="00C15F73">
        <w:t>.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755AEEB8"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w:t>
      </w:r>
      <w:r w:rsidR="0044030A">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w:t>
      </w:r>
      <w:commentRangeStart w:id="66"/>
      <w:r w:rsidRPr="008B46A1">
        <w:t>province-level model was built to counter the issue of excessive between-commune variance by approaching the analysis from a different scale.</w:t>
      </w:r>
      <w:commentRangeEnd w:id="66"/>
      <w:r w:rsidR="00442820">
        <w:rPr>
          <w:rStyle w:val="CommentReference"/>
        </w:rPr>
        <w:commentReference w:id="66"/>
      </w:r>
      <w:r w:rsidRPr="008B46A1">
        <w:t xml:space="preserv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(Zuur et al. 2009)</w:t>
      </w:r>
      <w:r w:rsidR="00B23379" w:rsidRPr="00B23379">
        <w:fldChar w:fldCharType="end"/>
      </w:r>
      <w:r w:rsidR="00B23379" w:rsidRPr="00B23379">
        <w:t xml:space="preserve">, but can also highlight potential problems with </w:t>
      </w:r>
      <w:proofErr w:type="spellStart"/>
      <w:r w:rsidR="00B23379" w:rsidRPr="00B23379">
        <w:t>‘global</w:t>
      </w:r>
      <w:proofErr w:type="spellEnd"/>
      <w:r w:rsidR="00B23379" w:rsidRPr="00B23379">
        <w:t xml:space="preserve">’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commentRangeStart w:id="67"/>
      <w:r>
        <w:rPr>
          <w:i/>
          <w:iCs/>
        </w:rPr>
        <w:t xml:space="preserve">Scale </w:t>
      </w:r>
      <w:commentRangeEnd w:id="67"/>
      <w:r w:rsidR="00B01E33">
        <w:rPr>
          <w:rStyle w:val="CommentReference"/>
        </w:rPr>
        <w:commentReference w:id="67"/>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international border </w:t>
      </w:r>
      <w:r w:rsidR="00EC21B6" w:rsidRPr="008B46A1">
        <w:t xml:space="preserve">changes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commentRangeStart w:id="68"/>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Koh Kong) and have high forest cover</w:t>
      </w:r>
      <w:commentRangeEnd w:id="68"/>
      <w:r w:rsidR="00B01E33">
        <w:rPr>
          <w:rStyle w:val="CommentReference"/>
        </w:rPr>
        <w:commentReference w:id="68"/>
      </w:r>
      <w:r w:rsidR="00B211D3">
        <w:t xml:space="preserve">. </w:t>
      </w:r>
      <w:commentRangeStart w:id="69"/>
      <w:r w:rsidR="00FE36DE">
        <w:t>M</w:t>
      </w:r>
      <w:r w:rsidR="00B211D3">
        <w:t xml:space="preserve">y results suggest that within those provinces, the communes furthest from the border, and furthest from the provincial capital, are likely to have higher forest cover. Increases </w:t>
      </w:r>
      <w:commentRangeEnd w:id="69"/>
      <w:r w:rsidR="00B01E33">
        <w:rPr>
          <w:rStyle w:val="CommentReference"/>
        </w:rPr>
        <w:commentReference w:id="69"/>
      </w:r>
      <w:r w:rsidR="00B211D3">
        <w:t>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commentRangeStart w:id="70"/>
      <w:r>
        <w:rPr>
          <w:i/>
          <w:iCs/>
        </w:rPr>
        <w:t>Cluster analysis</w:t>
      </w:r>
      <w:commentRangeEnd w:id="70"/>
      <w:r w:rsidR="000E4090">
        <w:rPr>
          <w:rStyle w:val="CommentReference"/>
        </w:rPr>
        <w:commentReference w:id="70"/>
      </w:r>
    </w:p>
    <w:p w14:paraId="6710D405" w14:textId="757BC425" w:rsidR="00F5783B" w:rsidRPr="00F5783B" w:rsidRDefault="00B304B4" w:rsidP="00F5783B">
      <w:r>
        <w:t xml:space="preserve">The purpose of the cluster analysis was to </w:t>
      </w:r>
      <w:commentRangeStart w:id="71"/>
      <w:r>
        <w:t xml:space="preserve">explore an approach that was different to the traditional statistical modelling </w:t>
      </w:r>
      <w:commentRangeEnd w:id="71"/>
      <w:r w:rsidR="00B01E33">
        <w:rPr>
          <w:rStyle w:val="CommentReference"/>
        </w:rPr>
        <w:commentReference w:id="71"/>
      </w:r>
      <w:r>
        <w:t xml:space="preserve">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commentRangeStart w:id="72"/>
      <w:proofErr w:type="spellStart"/>
      <w:r w:rsidR="00F5783B" w:rsidRPr="00F5783B">
        <w:t>Mondul</w:t>
      </w:r>
      <w:proofErr w:type="spellEnd"/>
      <w:r w:rsidR="00F5783B" w:rsidRPr="00F5783B">
        <w:t xml:space="preserve"> Kiri and </w:t>
      </w:r>
      <w:commentRangeStart w:id="73"/>
      <w:proofErr w:type="spellStart"/>
      <w:r w:rsidR="00F5783B" w:rsidRPr="00F5783B">
        <w:t>Rattank</w:t>
      </w:r>
      <w:proofErr w:type="spellEnd"/>
      <w:r w:rsidR="00F5783B" w:rsidRPr="00F5783B">
        <w:t xml:space="preserve"> </w:t>
      </w:r>
      <w:commentRangeEnd w:id="73"/>
      <w:r w:rsidR="000E4090">
        <w:rPr>
          <w:rStyle w:val="CommentReference"/>
        </w:rPr>
        <w:commentReference w:id="73"/>
      </w:r>
      <w:r w:rsidR="00F5783B" w:rsidRPr="00F5783B">
        <w:t>Kiri which are large, remote</w:t>
      </w:r>
      <w:commentRangeEnd w:id="72"/>
      <w:r w:rsidR="000E4090">
        <w:rPr>
          <w:rStyle w:val="CommentReference"/>
        </w:rPr>
        <w:commentReference w:id="72"/>
      </w:r>
      <w:r w:rsidR="00F5783B" w:rsidRPr="00F5783B">
        <w:t xml:space="preserv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3CE925F1"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(Borcard et al. 2018)</w:t>
      </w:r>
      <w:r w:rsidRPr="00F5783B">
        <w:fldChar w:fldCharType="end"/>
      </w:r>
      <w:r w:rsidRPr="00F5783B">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         </w:t>
      </w:r>
    </w:p>
    <w:p w14:paraId="48CE48B5" w14:textId="1174D859" w:rsidR="00C15F73" w:rsidRDefault="00234AEE" w:rsidP="00C15F73">
      <w:pPr>
        <w:rPr>
          <w:i/>
          <w:iCs/>
        </w:rPr>
      </w:pPr>
      <w:r>
        <w:rPr>
          <w:i/>
          <w:iCs/>
        </w:rPr>
        <w:t>Implications / broader perspectives of the results</w:t>
      </w:r>
    </w:p>
    <w:p w14:paraId="4A9C7B4A" w14:textId="4D116B78" w:rsidR="00234AEE" w:rsidRDefault="00234AEE" w:rsidP="00C15F73">
      <w:r>
        <w:t>The results of this study have highlighted that the regions of Cambodia that have the highest forest cover also tend to be th</w:t>
      </w:r>
      <w:r w:rsidR="002F76B2">
        <w:t>e rural</w:t>
      </w:r>
      <w:commentRangeStart w:id="74"/>
      <w:r w:rsidR="002F76B2">
        <w:t xml:space="preserve">, remote, poor provinces with high proportions of indigenous people. It is people living within these areas that </w:t>
      </w:r>
      <w:r w:rsidR="00751DDB">
        <w:t>will</w:t>
      </w:r>
      <w:r w:rsidR="002F76B2">
        <w:t xml:space="preserve"> be reliant on natural resources </w:t>
      </w:r>
      <w:commentRangeEnd w:id="74"/>
      <w:r w:rsidR="000E4090">
        <w:rPr>
          <w:rStyle w:val="CommentReference"/>
        </w:rPr>
        <w:commentReference w:id="74"/>
      </w:r>
      <w:r w:rsidR="002F76B2">
        <w:t xml:space="preserve">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(Eliste &amp; Zorya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(Vrieze &amp; Kuch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(Vrieze &amp; Kuch 2012; Global Witness 2013; Watson et al. 2014; Davis et al. 2015; Milne &amp; Mahanty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(Milne &amp; Mahanty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(Hought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(Dasgupta et al. 2005; Krishnadas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(Milne 2013; Oldenburg &amp; Neef 2014; Grimsditch &amp; Schoenberger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35B7EEFA" w14:textId="77777777" w:rsidR="009765E2" w:rsidRDefault="009765E2" w:rsidP="00C15F73">
      <w:pPr>
        <w:rPr>
          <w:b/>
          <w:bCs/>
        </w:rPr>
      </w:pPr>
    </w:p>
    <w:p w14:paraId="7B8A544D" w14:textId="77777777" w:rsidR="009765E2" w:rsidRDefault="009765E2" w:rsidP="00C15F73">
      <w:pPr>
        <w:rPr>
          <w:b/>
          <w:bCs/>
        </w:rPr>
      </w:pPr>
    </w:p>
    <w:p w14:paraId="60C980BC" w14:textId="77777777" w:rsidR="009765E2" w:rsidRDefault="009765E2" w:rsidP="00C15F73">
      <w:pPr>
        <w:rPr>
          <w:b/>
          <w:bCs/>
        </w:rPr>
      </w:pPr>
    </w:p>
    <w:p w14:paraId="534A8A99" w14:textId="77777777" w:rsidR="009765E2" w:rsidRDefault="009765E2" w:rsidP="00C15F73">
      <w:pPr>
        <w:rPr>
          <w:b/>
          <w:bCs/>
        </w:rPr>
      </w:pPr>
    </w:p>
    <w:p w14:paraId="2D3C214F" w14:textId="77777777" w:rsidR="009765E2" w:rsidRDefault="009765E2" w:rsidP="00C15F73">
      <w:pPr>
        <w:rPr>
          <w:b/>
          <w:bCs/>
        </w:rPr>
      </w:pPr>
    </w:p>
    <w:p w14:paraId="2270B3F7" w14:textId="77777777" w:rsidR="009765E2" w:rsidRDefault="009765E2" w:rsidP="00C15F73">
      <w:pPr>
        <w:rPr>
          <w:b/>
          <w:bCs/>
        </w:rPr>
      </w:pPr>
    </w:p>
    <w:p w14:paraId="2C16A4B7" w14:textId="77777777" w:rsidR="009765E2" w:rsidRDefault="009765E2" w:rsidP="00C15F73">
      <w:pPr>
        <w:rPr>
          <w:b/>
          <w:bCs/>
        </w:rPr>
      </w:pPr>
    </w:p>
    <w:p w14:paraId="23751369" w14:textId="77777777" w:rsidR="009765E2" w:rsidRDefault="009765E2" w:rsidP="00C15F73">
      <w:pPr>
        <w:rPr>
          <w:b/>
          <w:bCs/>
        </w:rPr>
      </w:pPr>
    </w:p>
    <w:p w14:paraId="253E25E0" w14:textId="77777777" w:rsidR="009765E2" w:rsidRDefault="009765E2" w:rsidP="00C15F73">
      <w:pPr>
        <w:rPr>
          <w:b/>
          <w:bCs/>
        </w:rPr>
      </w:pPr>
    </w:p>
    <w:p w14:paraId="181B453A" w14:textId="77777777" w:rsidR="009765E2" w:rsidRDefault="009765E2" w:rsidP="00C15F73">
      <w:pPr>
        <w:rPr>
          <w:b/>
          <w:bCs/>
        </w:rPr>
      </w:pPr>
    </w:p>
    <w:p w14:paraId="28BD51AC" w14:textId="77777777" w:rsidR="009765E2" w:rsidRDefault="009765E2" w:rsidP="00C15F73">
      <w:pPr>
        <w:rPr>
          <w:b/>
          <w:bCs/>
        </w:rPr>
      </w:pPr>
    </w:p>
    <w:p w14:paraId="6105E0D8" w14:textId="77777777" w:rsidR="009765E2" w:rsidRDefault="009765E2" w:rsidP="00C15F73">
      <w:pPr>
        <w:rPr>
          <w:b/>
          <w:bCs/>
        </w:rPr>
      </w:pPr>
    </w:p>
    <w:p w14:paraId="581A519C" w14:textId="77777777" w:rsidR="009765E2" w:rsidRDefault="009765E2" w:rsidP="00C15F73">
      <w:pPr>
        <w:rPr>
          <w:b/>
          <w:bCs/>
        </w:rPr>
      </w:pPr>
    </w:p>
    <w:p w14:paraId="2570F4A1" w14:textId="04B9B647" w:rsidR="00EF0E15" w:rsidRDefault="00FA2CE8" w:rsidP="00C15F73">
      <w:pPr>
        <w:rPr>
          <w:b/>
          <w:bCs/>
        </w:rPr>
      </w:pPr>
      <w:r>
        <w:rPr>
          <w:b/>
          <w:bCs/>
        </w:rPr>
        <w:lastRenderedPageBreak/>
        <w:t xml:space="preserve">References </w:t>
      </w:r>
    </w:p>
    <w:p w14:paraId="4EE65098" w14:textId="77777777" w:rsidR="009765E2" w:rsidRPr="009765E2" w:rsidRDefault="009765E2" w:rsidP="009765E2">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Pr="009765E2">
        <w:rPr>
          <w:rFonts w:ascii="Calibri" w:hAnsi="Calibri" w:cs="Calibri"/>
        </w:rPr>
        <w:t xml:space="preserve">Abdullah SA, Nakagoshi N. 2007. Forest fragmentation and its correlation to human land use change in the state of Selangor, peninsular Malaysia. Forest Ecology and Management </w:t>
      </w:r>
      <w:r w:rsidRPr="009765E2">
        <w:rPr>
          <w:rFonts w:ascii="Calibri" w:hAnsi="Calibri" w:cs="Calibri"/>
          <w:b/>
          <w:bCs/>
        </w:rPr>
        <w:t>241</w:t>
      </w:r>
      <w:r w:rsidRPr="009765E2">
        <w:rPr>
          <w:rFonts w:ascii="Calibri" w:hAnsi="Calibri" w:cs="Calibri"/>
        </w:rPr>
        <w:t>:39–48.</w:t>
      </w:r>
    </w:p>
    <w:p w14:paraId="74AEA3F1" w14:textId="77777777" w:rsidR="009765E2" w:rsidRPr="009765E2" w:rsidRDefault="009765E2" w:rsidP="009765E2">
      <w:pPr>
        <w:pStyle w:val="Bibliography"/>
        <w:rPr>
          <w:rFonts w:ascii="Calibri" w:hAnsi="Calibri" w:cs="Calibri"/>
        </w:rPr>
      </w:pPr>
      <w:r w:rsidRPr="009765E2">
        <w:rPr>
          <w:rFonts w:ascii="Calibri" w:hAnsi="Calibri" w:cs="Calibri"/>
        </w:rPr>
        <w:t>Bartoń K. 2020. MuMIn: Multi-Model Inference. Available from https://rdrr.io/cran/MuMIn/ (accessed April 29, 2021).</w:t>
      </w:r>
    </w:p>
    <w:p w14:paraId="6AD454C0" w14:textId="77777777" w:rsidR="009765E2" w:rsidRPr="009765E2" w:rsidRDefault="009765E2" w:rsidP="009765E2">
      <w:pPr>
        <w:pStyle w:val="Bibliography"/>
        <w:rPr>
          <w:rFonts w:ascii="Calibri" w:hAnsi="Calibri" w:cs="Calibri"/>
        </w:rPr>
      </w:pPr>
      <w:r w:rsidRPr="009765E2">
        <w:rPr>
          <w:rFonts w:ascii="Calibri" w:hAnsi="Calibri" w:cs="Calibri"/>
        </w:rPr>
        <w:t xml:space="preserve">Basse RM, Omrani H, Charif O, Gerber P, Bódis K. 2014. Land use changes modelling using advanced methods: Cellular automata and artificial neural networks. The spatial and explicit representation of land cover dynamics at the cross-border region scale. Applied Geography </w:t>
      </w:r>
      <w:r w:rsidRPr="009765E2">
        <w:rPr>
          <w:rFonts w:ascii="Calibri" w:hAnsi="Calibri" w:cs="Calibri"/>
          <w:b/>
          <w:bCs/>
        </w:rPr>
        <w:t>53</w:t>
      </w:r>
      <w:r w:rsidRPr="009765E2">
        <w:rPr>
          <w:rFonts w:ascii="Calibri" w:hAnsi="Calibri" w:cs="Calibri"/>
        </w:rPr>
        <w:t>:160–171.</w:t>
      </w:r>
    </w:p>
    <w:p w14:paraId="6EC441DC" w14:textId="77777777" w:rsidR="009765E2" w:rsidRPr="009765E2" w:rsidRDefault="009765E2" w:rsidP="009765E2">
      <w:pPr>
        <w:pStyle w:val="Bibliography"/>
        <w:rPr>
          <w:rFonts w:ascii="Calibri" w:hAnsi="Calibri" w:cs="Calibri"/>
        </w:rPr>
      </w:pPr>
      <w:r w:rsidRPr="009765E2">
        <w:rPr>
          <w:rFonts w:ascii="Calibri" w:hAnsi="Calibri" w:cs="Calibri"/>
        </w:rPr>
        <w:t xml:space="preserve">Bernhard KP, Smith TEL, Sabuhoro E, Nyandwi E, Munanura IE. 2021. Effects of integrated conservation–development projects on unauthorized resource use in Volcanoes National Park, Rwanda: a mixed-methods spatio-temporal approach. Oryx </w:t>
      </w:r>
      <w:r w:rsidRPr="009765E2">
        <w:rPr>
          <w:rFonts w:ascii="Calibri" w:hAnsi="Calibri" w:cs="Calibri"/>
          <w:b/>
          <w:bCs/>
        </w:rPr>
        <w:t>55</w:t>
      </w:r>
      <w:r w:rsidRPr="009765E2">
        <w:rPr>
          <w:rFonts w:ascii="Calibri" w:hAnsi="Calibri" w:cs="Calibri"/>
        </w:rPr>
        <w:t>:613–624. Cambridge University Press.</w:t>
      </w:r>
    </w:p>
    <w:p w14:paraId="7A1F755A" w14:textId="77777777" w:rsidR="009765E2" w:rsidRPr="009765E2" w:rsidRDefault="009765E2" w:rsidP="009765E2">
      <w:pPr>
        <w:pStyle w:val="Bibliography"/>
        <w:rPr>
          <w:rFonts w:ascii="Calibri" w:hAnsi="Calibri" w:cs="Calibri"/>
        </w:rPr>
      </w:pPr>
      <w:r w:rsidRPr="009765E2">
        <w:rPr>
          <w:rFonts w:ascii="Calibri" w:hAnsi="Calibri" w:cs="Calibri"/>
        </w:rPr>
        <w:t xml:space="preserve">Bonilla-Bedoya S, Estrella-Bastidas A, Molina JR, Herrera MÁ. 2018. Socioecological system and potential deforestation in Western Amazon forest landscapes. Science of The Total Environment </w:t>
      </w:r>
      <w:r w:rsidRPr="009765E2">
        <w:rPr>
          <w:rFonts w:ascii="Calibri" w:hAnsi="Calibri" w:cs="Calibri"/>
          <w:b/>
          <w:bCs/>
        </w:rPr>
        <w:t>644</w:t>
      </w:r>
      <w:r w:rsidRPr="009765E2">
        <w:rPr>
          <w:rFonts w:ascii="Calibri" w:hAnsi="Calibri" w:cs="Calibri"/>
        </w:rPr>
        <w:t>:1044–1055.</w:t>
      </w:r>
    </w:p>
    <w:p w14:paraId="23E5F535" w14:textId="77777777" w:rsidR="009765E2" w:rsidRPr="009765E2" w:rsidRDefault="009765E2" w:rsidP="009765E2">
      <w:pPr>
        <w:pStyle w:val="Bibliography"/>
        <w:rPr>
          <w:rFonts w:ascii="Calibri" w:hAnsi="Calibri" w:cs="Calibri"/>
        </w:rPr>
      </w:pPr>
      <w:r w:rsidRPr="009765E2">
        <w:rPr>
          <w:rFonts w:ascii="Calibri" w:hAnsi="Calibri" w:cs="Calibri"/>
        </w:rPr>
        <w:t>Borcard D, Gillet F, Legendre P. 2018. Cluster Analysis. Pages 59–150 in Borcard D, Gillet F, Legendre P, editors. Numerical Ecology with R. Springer International Publishing, Cham. Available from https://doi.org/10.1007/978-3-319-71404-2_4 (accessed April 30, 2021).</w:t>
      </w:r>
    </w:p>
    <w:p w14:paraId="47FCC14E" w14:textId="77777777" w:rsidR="009765E2" w:rsidRPr="009765E2" w:rsidRDefault="009765E2" w:rsidP="009765E2">
      <w:pPr>
        <w:pStyle w:val="Bibliography"/>
        <w:rPr>
          <w:rFonts w:ascii="Calibri" w:hAnsi="Calibri" w:cs="Calibri"/>
        </w:rPr>
      </w:pPr>
      <w:r w:rsidRPr="009765E2">
        <w:rPr>
          <w:rFonts w:ascii="Calibri" w:hAnsi="Calibri" w:cs="Calibri"/>
        </w:rPr>
        <w:t>Burnham KP, Anderson DR. 2007. Model Selection and Multimodel Inference: A Practical Information-Theoretic Approach. Springer Science &amp; Business Media.</w:t>
      </w:r>
    </w:p>
    <w:p w14:paraId="46909903"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2019. The impact of income, land, and wealth inequality on agricultural expansion in Latin America. Proceedings of the National Academy of Sciences </w:t>
      </w:r>
      <w:r w:rsidRPr="009765E2">
        <w:rPr>
          <w:rFonts w:ascii="Calibri" w:hAnsi="Calibri" w:cs="Calibri"/>
          <w:b/>
          <w:bCs/>
        </w:rPr>
        <w:t>116</w:t>
      </w:r>
      <w:r w:rsidRPr="009765E2">
        <w:rPr>
          <w:rFonts w:ascii="Calibri" w:hAnsi="Calibri" w:cs="Calibri"/>
        </w:rPr>
        <w:t>:2527–2532.</w:t>
      </w:r>
    </w:p>
    <w:p w14:paraId="344AF377"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Gunter U, Corriveau-Bourque A. 2015. Land tenure and agricultural expansion in Latin America: The role of Indigenous Peoples’ and local communities’ forest rights. Global Environmental Change </w:t>
      </w:r>
      <w:r w:rsidRPr="009765E2">
        <w:rPr>
          <w:rFonts w:ascii="Calibri" w:hAnsi="Calibri" w:cs="Calibri"/>
          <w:b/>
          <w:bCs/>
        </w:rPr>
        <w:t>35</w:t>
      </w:r>
      <w:r w:rsidRPr="009765E2">
        <w:rPr>
          <w:rFonts w:ascii="Calibri" w:hAnsi="Calibri" w:cs="Calibri"/>
        </w:rPr>
        <w:t>:316–322.</w:t>
      </w:r>
    </w:p>
    <w:p w14:paraId="3A6ADADF" w14:textId="77777777" w:rsidR="009765E2" w:rsidRPr="009765E2" w:rsidRDefault="009765E2" w:rsidP="009765E2">
      <w:pPr>
        <w:pStyle w:val="Bibliography"/>
        <w:rPr>
          <w:rFonts w:ascii="Calibri" w:hAnsi="Calibri" w:cs="Calibri"/>
        </w:rPr>
      </w:pPr>
      <w:r w:rsidRPr="009765E2">
        <w:rPr>
          <w:rFonts w:ascii="Calibri" w:hAnsi="Calibri" w:cs="Calibri"/>
        </w:rPr>
        <w:t xml:space="preserve">Chambers J, Aguila Mejía MD, Ramírez Reátegui R, Sandbrook C. 2020. Why joint conservation and development projects often fail: An in-depth examination in the Peruvian Amazon. Environment and Planning E: Nature and Space </w:t>
      </w:r>
      <w:r w:rsidRPr="009765E2">
        <w:rPr>
          <w:rFonts w:ascii="Calibri" w:hAnsi="Calibri" w:cs="Calibri"/>
          <w:b/>
          <w:bCs/>
        </w:rPr>
        <w:t>3</w:t>
      </w:r>
      <w:r w:rsidRPr="009765E2">
        <w:rPr>
          <w:rFonts w:ascii="Calibri" w:hAnsi="Calibri" w:cs="Calibri"/>
        </w:rPr>
        <w:t>:365–398. SAGE Publications Ltd STM.</w:t>
      </w:r>
    </w:p>
    <w:p w14:paraId="305B7128" w14:textId="77777777" w:rsidR="009765E2" w:rsidRPr="009765E2" w:rsidRDefault="009765E2" w:rsidP="009765E2">
      <w:pPr>
        <w:pStyle w:val="Bibliography"/>
        <w:rPr>
          <w:rFonts w:ascii="Calibri" w:hAnsi="Calibri" w:cs="Calibri"/>
        </w:rPr>
      </w:pPr>
      <w:r w:rsidRPr="009765E2">
        <w:rPr>
          <w:rFonts w:ascii="Calibri" w:hAnsi="Calibri" w:cs="Calibri"/>
        </w:rPr>
        <w:t xml:space="preserve">Culas RJ. 2012. REDD and forest transition: Tunneling through the environmental Kuznets curve. Ecological Economics </w:t>
      </w:r>
      <w:r w:rsidRPr="009765E2">
        <w:rPr>
          <w:rFonts w:ascii="Calibri" w:hAnsi="Calibri" w:cs="Calibri"/>
          <w:b/>
          <w:bCs/>
        </w:rPr>
        <w:t>79</w:t>
      </w:r>
      <w:r w:rsidRPr="009765E2">
        <w:rPr>
          <w:rFonts w:ascii="Calibri" w:hAnsi="Calibri" w:cs="Calibri"/>
        </w:rPr>
        <w:t>:44–51.</w:t>
      </w:r>
    </w:p>
    <w:p w14:paraId="3F10E4B2" w14:textId="77777777" w:rsidR="009765E2" w:rsidRPr="009765E2" w:rsidRDefault="009765E2" w:rsidP="009765E2">
      <w:pPr>
        <w:pStyle w:val="Bibliography"/>
        <w:rPr>
          <w:rFonts w:ascii="Calibri" w:hAnsi="Calibri" w:cs="Calibri"/>
        </w:rPr>
      </w:pPr>
      <w:r w:rsidRPr="009765E2">
        <w:rPr>
          <w:rFonts w:ascii="Calibri" w:hAnsi="Calibri" w:cs="Calibri"/>
        </w:rPr>
        <w:t xml:space="preserve">Dasgupta S, Deichmann U, Meisner C, Wheeler D. 2005. Where is the Poverty–Environment Nexus? Evidence from Cambodia, Lao PDR, and Vietnam. World Development </w:t>
      </w:r>
      <w:r w:rsidRPr="009765E2">
        <w:rPr>
          <w:rFonts w:ascii="Calibri" w:hAnsi="Calibri" w:cs="Calibri"/>
          <w:b/>
          <w:bCs/>
        </w:rPr>
        <w:t>33</w:t>
      </w:r>
      <w:r w:rsidRPr="009765E2">
        <w:rPr>
          <w:rFonts w:ascii="Calibri" w:hAnsi="Calibri" w:cs="Calibri"/>
        </w:rPr>
        <w:t>:617–638.</w:t>
      </w:r>
    </w:p>
    <w:p w14:paraId="0622605A" w14:textId="77777777" w:rsidR="009765E2" w:rsidRPr="009765E2" w:rsidRDefault="009765E2" w:rsidP="009765E2">
      <w:pPr>
        <w:pStyle w:val="Bibliography"/>
        <w:rPr>
          <w:rFonts w:ascii="Calibri" w:hAnsi="Calibri" w:cs="Calibri"/>
        </w:rPr>
      </w:pPr>
      <w:r w:rsidRPr="009765E2">
        <w:rPr>
          <w:rFonts w:ascii="Calibri" w:hAnsi="Calibri" w:cs="Calibri"/>
        </w:rPr>
        <w:t xml:space="preserve">Davis KF, Yu K, Rulli MC, Pichdara L, D’Odorico P. 2015. Accelerated deforestation driven by large-scale land acquisitions in Cambodia. Nature Geoscience </w:t>
      </w:r>
      <w:r w:rsidRPr="009765E2">
        <w:rPr>
          <w:rFonts w:ascii="Calibri" w:hAnsi="Calibri" w:cs="Calibri"/>
          <w:b/>
          <w:bCs/>
        </w:rPr>
        <w:t>8</w:t>
      </w:r>
      <w:r w:rsidRPr="009765E2">
        <w:rPr>
          <w:rFonts w:ascii="Calibri" w:hAnsi="Calibri" w:cs="Calibri"/>
        </w:rPr>
        <w:t>:772–775.</w:t>
      </w:r>
    </w:p>
    <w:p w14:paraId="6FD70E72" w14:textId="77777777" w:rsidR="009765E2" w:rsidRPr="009765E2" w:rsidRDefault="009765E2" w:rsidP="009765E2">
      <w:pPr>
        <w:pStyle w:val="Bibliography"/>
        <w:rPr>
          <w:rFonts w:ascii="Calibri" w:hAnsi="Calibri" w:cs="Calibri"/>
        </w:rPr>
      </w:pPr>
      <w:r w:rsidRPr="009765E2">
        <w:rPr>
          <w:rFonts w:ascii="Calibri" w:hAnsi="Calibri" w:cs="Calibri"/>
        </w:rPr>
        <w:t>Eliste P, Zorya S. 2015. Cambodian agriculture in transition: Opportunities and risks. World Bank Group, Washington DC, USA. Available from http://documents.worldbank.org/curated/en/805091467993504209/Cambodian-agriculture-in-transition-opportunities-and-risks.</w:t>
      </w:r>
    </w:p>
    <w:p w14:paraId="28521CA2" w14:textId="77777777" w:rsidR="009765E2" w:rsidRPr="009765E2" w:rsidRDefault="009765E2" w:rsidP="009765E2">
      <w:pPr>
        <w:pStyle w:val="Bibliography"/>
        <w:rPr>
          <w:rFonts w:ascii="Calibri" w:hAnsi="Calibri" w:cs="Calibri"/>
        </w:rPr>
      </w:pPr>
      <w:r w:rsidRPr="009765E2">
        <w:rPr>
          <w:rFonts w:ascii="Calibri" w:hAnsi="Calibri" w:cs="Calibri"/>
        </w:rPr>
        <w:t xml:space="preserve">Estoque RC, Ooba M, Avitabile V, Hijioka Y, DasGupta R, Togawa T, Murayama Y. 2019. The future of Southeast Asia’s forests. Nature Communications </w:t>
      </w:r>
      <w:r w:rsidRPr="009765E2">
        <w:rPr>
          <w:rFonts w:ascii="Calibri" w:hAnsi="Calibri" w:cs="Calibri"/>
          <w:b/>
          <w:bCs/>
        </w:rPr>
        <w:t>10</w:t>
      </w:r>
      <w:r w:rsidRPr="009765E2">
        <w:rPr>
          <w:rFonts w:ascii="Calibri" w:hAnsi="Calibri" w:cs="Calibri"/>
        </w:rPr>
        <w:t>:1829.</w:t>
      </w:r>
    </w:p>
    <w:p w14:paraId="71213802" w14:textId="77777777" w:rsidR="009765E2" w:rsidRPr="009765E2" w:rsidRDefault="009765E2" w:rsidP="009765E2">
      <w:pPr>
        <w:pStyle w:val="Bibliography"/>
        <w:rPr>
          <w:rFonts w:ascii="Calibri" w:hAnsi="Calibri" w:cs="Calibri"/>
        </w:rPr>
      </w:pPr>
      <w:r w:rsidRPr="009765E2">
        <w:rPr>
          <w:rFonts w:ascii="Calibri" w:hAnsi="Calibri" w:cs="Calibri"/>
        </w:rPr>
        <w:t>Evans T, O’Kelly H, Men S, Nut M, Pet P, Pheakdey P, Pollard E. 2013. Seima Protection Forest. Pages 157–185 Evidence-based conservation: Lessons from the Lower Mekong. Routledge, London, UK.</w:t>
      </w:r>
    </w:p>
    <w:p w14:paraId="226E97AB" w14:textId="77777777" w:rsidR="009765E2" w:rsidRPr="009765E2" w:rsidRDefault="009765E2" w:rsidP="009765E2">
      <w:pPr>
        <w:pStyle w:val="Bibliography"/>
        <w:rPr>
          <w:rFonts w:ascii="Calibri" w:hAnsi="Calibri" w:cs="Calibri"/>
        </w:rPr>
      </w:pPr>
      <w:r w:rsidRPr="009765E2">
        <w:rPr>
          <w:rFonts w:ascii="Calibri" w:hAnsi="Calibri" w:cs="Calibri"/>
        </w:rPr>
        <w:t xml:space="preserve">Fox J, Vogler JB. 2005. Land-Use and Land-Cover Change in Montane Mainland Southeast Asia. Environmental Management </w:t>
      </w:r>
      <w:r w:rsidRPr="009765E2">
        <w:rPr>
          <w:rFonts w:ascii="Calibri" w:hAnsi="Calibri" w:cs="Calibri"/>
          <w:b/>
          <w:bCs/>
        </w:rPr>
        <w:t>36</w:t>
      </w:r>
      <w:r w:rsidRPr="009765E2">
        <w:rPr>
          <w:rFonts w:ascii="Calibri" w:hAnsi="Calibri" w:cs="Calibri"/>
        </w:rPr>
        <w:t>:394–403.</w:t>
      </w:r>
    </w:p>
    <w:p w14:paraId="07BD472D" w14:textId="77777777" w:rsidR="009765E2" w:rsidRPr="009765E2" w:rsidRDefault="009765E2" w:rsidP="009765E2">
      <w:pPr>
        <w:pStyle w:val="Bibliography"/>
        <w:rPr>
          <w:rFonts w:ascii="Calibri" w:hAnsi="Calibri" w:cs="Calibri"/>
        </w:rPr>
      </w:pPr>
      <w:r w:rsidRPr="009765E2">
        <w:rPr>
          <w:rFonts w:ascii="Calibri" w:hAnsi="Calibri" w:cs="Calibri"/>
        </w:rPr>
        <w:t xml:space="preserve">Frewer T, Chan S. 2014. GIS and the ‘Usual Suspects’-[Mis]understanding Land Use Change in Cambodia. Human Ecology </w:t>
      </w:r>
      <w:r w:rsidRPr="009765E2">
        <w:rPr>
          <w:rFonts w:ascii="Calibri" w:hAnsi="Calibri" w:cs="Calibri"/>
          <w:b/>
          <w:bCs/>
        </w:rPr>
        <w:t>42</w:t>
      </w:r>
      <w:r w:rsidRPr="009765E2">
        <w:rPr>
          <w:rFonts w:ascii="Calibri" w:hAnsi="Calibri" w:cs="Calibri"/>
        </w:rPr>
        <w:t>:267–281.</w:t>
      </w:r>
    </w:p>
    <w:p w14:paraId="03604AD7" w14:textId="77777777" w:rsidR="009765E2" w:rsidRPr="009765E2" w:rsidRDefault="009765E2" w:rsidP="009765E2">
      <w:pPr>
        <w:pStyle w:val="Bibliography"/>
        <w:rPr>
          <w:rFonts w:ascii="Calibri" w:hAnsi="Calibri" w:cs="Calibri"/>
        </w:rPr>
      </w:pPr>
      <w:r w:rsidRPr="009765E2">
        <w:rPr>
          <w:rFonts w:ascii="Calibri" w:hAnsi="Calibri" w:cs="Calibri"/>
        </w:rPr>
        <w:t xml:space="preserve">Gatto M, Wollni M, Qaim M. 2015. Oil palm boom and land-use dynamics in Indonesia: The role of policies and socioeconomic factors. Land Use Policy </w:t>
      </w:r>
      <w:r w:rsidRPr="009765E2">
        <w:rPr>
          <w:rFonts w:ascii="Calibri" w:hAnsi="Calibri" w:cs="Calibri"/>
          <w:b/>
          <w:bCs/>
        </w:rPr>
        <w:t>46</w:t>
      </w:r>
      <w:r w:rsidRPr="009765E2">
        <w:rPr>
          <w:rFonts w:ascii="Calibri" w:hAnsi="Calibri" w:cs="Calibri"/>
        </w:rPr>
        <w:t>:292–303.</w:t>
      </w:r>
    </w:p>
    <w:p w14:paraId="2023C424"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Gaughan AE, Binford MW, Southworth J. 2009. Tourism, forest conversion, and land transformations in the Angkor basin, Cambodia. Applied Geography </w:t>
      </w:r>
      <w:r w:rsidRPr="009765E2">
        <w:rPr>
          <w:rFonts w:ascii="Calibri" w:hAnsi="Calibri" w:cs="Calibri"/>
          <w:b/>
          <w:bCs/>
        </w:rPr>
        <w:t>29</w:t>
      </w:r>
      <w:r w:rsidRPr="009765E2">
        <w:rPr>
          <w:rFonts w:ascii="Calibri" w:hAnsi="Calibri" w:cs="Calibri"/>
        </w:rPr>
        <w:t>:212–223.</w:t>
      </w:r>
    </w:p>
    <w:p w14:paraId="17286F19"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 Lambin E. 2003. Is poverty the cause of tropical deforestation? The International Forestry Review </w:t>
      </w:r>
      <w:r w:rsidRPr="009765E2">
        <w:rPr>
          <w:rFonts w:ascii="Calibri" w:hAnsi="Calibri" w:cs="Calibri"/>
          <w:b/>
          <w:bCs/>
        </w:rPr>
        <w:t>5</w:t>
      </w:r>
      <w:r w:rsidRPr="009765E2">
        <w:rPr>
          <w:rFonts w:ascii="Calibri" w:hAnsi="Calibri" w:cs="Calibri"/>
        </w:rPr>
        <w:t>:64–67. Commonwealth Forestry Association.</w:t>
      </w:r>
    </w:p>
    <w:p w14:paraId="053AD9A4"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HJ, Lambin EF. 2002. Proximate Causes and Underlying Driving Forces of Tropical DeforestationTropical forests are disappearing as the result of many pressures, both local and regional, acting in various combinations in different geographical locations. BioScience </w:t>
      </w:r>
      <w:r w:rsidRPr="009765E2">
        <w:rPr>
          <w:rFonts w:ascii="Calibri" w:hAnsi="Calibri" w:cs="Calibri"/>
          <w:b/>
          <w:bCs/>
        </w:rPr>
        <w:t>52</w:t>
      </w:r>
      <w:r w:rsidRPr="009765E2">
        <w:rPr>
          <w:rFonts w:ascii="Calibri" w:hAnsi="Calibri" w:cs="Calibri"/>
        </w:rPr>
        <w:t>:143–150.</w:t>
      </w:r>
    </w:p>
    <w:p w14:paraId="3DBC2DF6" w14:textId="77777777" w:rsidR="009765E2" w:rsidRPr="009765E2" w:rsidRDefault="009765E2" w:rsidP="009765E2">
      <w:pPr>
        <w:pStyle w:val="Bibliography"/>
        <w:rPr>
          <w:rFonts w:ascii="Calibri" w:hAnsi="Calibri" w:cs="Calibri"/>
        </w:rPr>
      </w:pPr>
      <w:r w:rsidRPr="009765E2">
        <w:rPr>
          <w:rFonts w:ascii="Calibri" w:hAnsi="Calibri" w:cs="Calibri"/>
        </w:rPr>
        <w:t>Global Witness. 2013. Rubber Barons: How Vietnamese companies and international financiers are driving a land grabbing crisis in Cambodia and Laos. Global Witness. Available from https://www.globalwitness.org/en-gb/campaigns/land-deals/rubberbarons/.</w:t>
      </w:r>
    </w:p>
    <w:p w14:paraId="773C17D9" w14:textId="77777777" w:rsidR="009765E2" w:rsidRPr="009765E2" w:rsidRDefault="009765E2" w:rsidP="009765E2">
      <w:pPr>
        <w:pStyle w:val="Bibliography"/>
        <w:rPr>
          <w:rFonts w:ascii="Calibri" w:hAnsi="Calibri" w:cs="Calibri"/>
        </w:rPr>
      </w:pPr>
      <w:r w:rsidRPr="009765E2">
        <w:rPr>
          <w:rFonts w:ascii="Calibri" w:hAnsi="Calibri" w:cs="Calibri"/>
        </w:rPr>
        <w:t xml:space="preserve">Gong C, Yu S, Joesting H, Chen J. 2013. Determining socioeconomic drivers of urban forest fragmentation with historical remote sensing images. Landscape and Urban Planning </w:t>
      </w:r>
      <w:r w:rsidRPr="009765E2">
        <w:rPr>
          <w:rFonts w:ascii="Calibri" w:hAnsi="Calibri" w:cs="Calibri"/>
          <w:b/>
          <w:bCs/>
        </w:rPr>
        <w:t>117</w:t>
      </w:r>
      <w:r w:rsidRPr="009765E2">
        <w:rPr>
          <w:rFonts w:ascii="Calibri" w:hAnsi="Calibri" w:cs="Calibri"/>
        </w:rPr>
        <w:t>:57–65.</w:t>
      </w:r>
    </w:p>
    <w:p w14:paraId="576BC5BC" w14:textId="77777777" w:rsidR="009765E2" w:rsidRPr="009765E2" w:rsidRDefault="009765E2" w:rsidP="009765E2">
      <w:pPr>
        <w:pStyle w:val="Bibliography"/>
        <w:rPr>
          <w:rFonts w:ascii="Calibri" w:hAnsi="Calibri" w:cs="Calibri"/>
        </w:rPr>
      </w:pPr>
      <w:r w:rsidRPr="009765E2">
        <w:rPr>
          <w:rFonts w:ascii="Calibri" w:hAnsi="Calibri" w:cs="Calibri"/>
        </w:rPr>
        <w:t xml:space="preserve">Gray TNE, Prum S, Pin C, Phan C. 2012. Distance sampling reveals Cambodia’s Eastern Plains Landscape supports the largest global population of the Endangered banteng Bos javanicus. Oryx </w:t>
      </w:r>
      <w:r w:rsidRPr="009765E2">
        <w:rPr>
          <w:rFonts w:ascii="Calibri" w:hAnsi="Calibri" w:cs="Calibri"/>
          <w:b/>
          <w:bCs/>
        </w:rPr>
        <w:t>46</w:t>
      </w:r>
      <w:r w:rsidRPr="009765E2">
        <w:rPr>
          <w:rFonts w:ascii="Calibri" w:hAnsi="Calibri" w:cs="Calibri"/>
        </w:rPr>
        <w:t>:563–566.</w:t>
      </w:r>
    </w:p>
    <w:p w14:paraId="5C8D9855" w14:textId="77777777" w:rsidR="009765E2" w:rsidRPr="009765E2" w:rsidRDefault="009765E2" w:rsidP="009765E2">
      <w:pPr>
        <w:pStyle w:val="Bibliography"/>
        <w:rPr>
          <w:rFonts w:ascii="Calibri" w:hAnsi="Calibri" w:cs="Calibri"/>
        </w:rPr>
      </w:pPr>
      <w:r w:rsidRPr="009765E2">
        <w:rPr>
          <w:rFonts w:ascii="Calibri" w:hAnsi="Calibri" w:cs="Calibri"/>
        </w:rPr>
        <w:t>Griffin O, Nuttall M. 2020. Status of Key Speceis in Keo Seima Wildlife Sanctuary 2010-2020. Status report. Wildlife Conservation Society, Phnom Penh, Cambodia. Available from https://doi.org/10.19121/2020.Report.38511.</w:t>
      </w:r>
    </w:p>
    <w:p w14:paraId="3F19E951" w14:textId="77777777" w:rsidR="009765E2" w:rsidRPr="009765E2" w:rsidRDefault="009765E2" w:rsidP="009765E2">
      <w:pPr>
        <w:pStyle w:val="Bibliography"/>
        <w:rPr>
          <w:rFonts w:ascii="Calibri" w:hAnsi="Calibri" w:cs="Calibri"/>
        </w:rPr>
      </w:pPr>
      <w:r w:rsidRPr="009765E2">
        <w:rPr>
          <w:rFonts w:ascii="Calibri" w:hAnsi="Calibri" w:cs="Calibri"/>
        </w:rPr>
        <w:t>Grimsditch M, Schoenberger L. 2015. New actions and existing policies: The implementation and impacts of Order 01. NGO Forum.</w:t>
      </w:r>
    </w:p>
    <w:p w14:paraId="6018AC9A" w14:textId="77777777" w:rsidR="009765E2" w:rsidRPr="009765E2" w:rsidRDefault="009765E2" w:rsidP="009765E2">
      <w:pPr>
        <w:pStyle w:val="Bibliography"/>
        <w:rPr>
          <w:rFonts w:ascii="Calibri" w:hAnsi="Calibri" w:cs="Calibri"/>
        </w:rPr>
      </w:pPr>
      <w:r w:rsidRPr="009765E2">
        <w:rPr>
          <w:rFonts w:ascii="Calibri" w:hAnsi="Calibri" w:cs="Calibri"/>
        </w:rPr>
        <w:t xml:space="preserve">Grogan K, Pflugmacher D, Hostert P, Kennedy R, Fensholt R. 2015. Cross-border forest disturbance and the role of natural rubber in mainland Southeast Asia using annual Landsat time series. Remote Sensing of Environment </w:t>
      </w:r>
      <w:r w:rsidRPr="009765E2">
        <w:rPr>
          <w:rFonts w:ascii="Calibri" w:hAnsi="Calibri" w:cs="Calibri"/>
          <w:b/>
          <w:bCs/>
        </w:rPr>
        <w:t>169</w:t>
      </w:r>
      <w:r w:rsidRPr="009765E2">
        <w:rPr>
          <w:rFonts w:ascii="Calibri" w:hAnsi="Calibri" w:cs="Calibri"/>
        </w:rPr>
        <w:t>:438–453.</w:t>
      </w:r>
    </w:p>
    <w:p w14:paraId="2DA28A88" w14:textId="77777777" w:rsidR="009765E2" w:rsidRPr="009765E2" w:rsidRDefault="009765E2" w:rsidP="009765E2">
      <w:pPr>
        <w:pStyle w:val="Bibliography"/>
        <w:rPr>
          <w:rFonts w:ascii="Calibri" w:hAnsi="Calibri" w:cs="Calibri"/>
        </w:rPr>
      </w:pPr>
      <w:r w:rsidRPr="009765E2">
        <w:rPr>
          <w:rFonts w:ascii="Calibri" w:hAnsi="Calibri" w:cs="Calibri"/>
        </w:rPr>
        <w:t>Hammer P. 2008. Living on the Margins: Minorities and Borderlines in Cambodia and Southeast Asia. Centre for Khmer Studies, Siem Reap, Cambodia. Available from www.khmerstudies.org.</w:t>
      </w:r>
    </w:p>
    <w:p w14:paraId="4FA93D2D" w14:textId="77777777" w:rsidR="009765E2" w:rsidRPr="009765E2" w:rsidRDefault="009765E2" w:rsidP="009765E2">
      <w:pPr>
        <w:pStyle w:val="Bibliography"/>
        <w:rPr>
          <w:rFonts w:ascii="Calibri" w:hAnsi="Calibri" w:cs="Calibri"/>
        </w:rPr>
      </w:pPr>
      <w:r w:rsidRPr="009765E2">
        <w:rPr>
          <w:rFonts w:ascii="Calibri" w:hAnsi="Calibri" w:cs="Calibri"/>
        </w:rPr>
        <w:t xml:space="preserve">Harrison XA, Donaldson L, Correa-Cano ME, Evans J, Fisher DN, Goodwin CED, Robinson BS, Hodgson DJ, Inger R. 2018. A brief introduction to mixed effects modelling and multi-model inference in ecology. PeerJ </w:t>
      </w:r>
      <w:r w:rsidRPr="009765E2">
        <w:rPr>
          <w:rFonts w:ascii="Calibri" w:hAnsi="Calibri" w:cs="Calibri"/>
          <w:b/>
          <w:bCs/>
        </w:rPr>
        <w:t>6</w:t>
      </w:r>
      <w:r w:rsidRPr="009765E2">
        <w:rPr>
          <w:rFonts w:ascii="Calibri" w:hAnsi="Calibri" w:cs="Calibri"/>
        </w:rPr>
        <w:t>:e4794.</w:t>
      </w:r>
    </w:p>
    <w:p w14:paraId="2A9CC2E9" w14:textId="77777777" w:rsidR="009765E2" w:rsidRPr="009765E2" w:rsidRDefault="009765E2" w:rsidP="009765E2">
      <w:pPr>
        <w:pStyle w:val="Bibliography"/>
        <w:rPr>
          <w:rFonts w:ascii="Calibri" w:hAnsi="Calibri" w:cs="Calibri"/>
        </w:rPr>
      </w:pPr>
      <w:r w:rsidRPr="009765E2">
        <w:rPr>
          <w:rFonts w:ascii="Calibri" w:hAnsi="Calibri" w:cs="Calibri"/>
        </w:rPr>
        <w:t xml:space="preserve">Hought J, Birch-Thomsen T, Petersen J, de Neergaard A, Oelofse M. 2012. Biofuels, land use change and smallholder livelihoods: A case study from Banteay Chhmar, Cambodia. Applied Geography </w:t>
      </w:r>
      <w:r w:rsidRPr="009765E2">
        <w:rPr>
          <w:rFonts w:ascii="Calibri" w:hAnsi="Calibri" w:cs="Calibri"/>
          <w:b/>
          <w:bCs/>
        </w:rPr>
        <w:t>34</w:t>
      </w:r>
      <w:r w:rsidRPr="009765E2">
        <w:rPr>
          <w:rFonts w:ascii="Calibri" w:hAnsi="Calibri" w:cs="Calibri"/>
        </w:rPr>
        <w:t>:525–532.</w:t>
      </w:r>
    </w:p>
    <w:p w14:paraId="5AEE3D22" w14:textId="77777777" w:rsidR="009765E2" w:rsidRPr="009765E2" w:rsidRDefault="009765E2" w:rsidP="009765E2">
      <w:pPr>
        <w:pStyle w:val="Bibliography"/>
        <w:rPr>
          <w:rFonts w:ascii="Calibri" w:hAnsi="Calibri" w:cs="Calibri"/>
        </w:rPr>
      </w:pPr>
      <w:r w:rsidRPr="009765E2">
        <w:rPr>
          <w:rFonts w:ascii="Calibri" w:hAnsi="Calibri" w:cs="Calibri"/>
        </w:rPr>
        <w:t>Hughes C, Un K. 2011. Cambodia’s Economic Transformation. 49, NIAS Studies in Asian Topic. Nordic Institute of Asian Studies, Leifsgade 33, DK-2300 Copenhagen S, Denmark.</w:t>
      </w:r>
    </w:p>
    <w:p w14:paraId="00AC2F0D" w14:textId="77777777" w:rsidR="009765E2" w:rsidRPr="009765E2" w:rsidRDefault="009765E2" w:rsidP="009765E2">
      <w:pPr>
        <w:pStyle w:val="Bibliography"/>
        <w:rPr>
          <w:rFonts w:ascii="Calibri" w:hAnsi="Calibri" w:cs="Calibri"/>
        </w:rPr>
      </w:pPr>
      <w:r w:rsidRPr="009765E2">
        <w:rPr>
          <w:rFonts w:ascii="Calibri" w:hAnsi="Calibri" w:cs="Calibri"/>
        </w:rPr>
        <w:t>Ironside J. 2008. Development - In Whose Name? Cambodia’s Economic Development and its Indigneous Communities - From Self-Reliance to Uncertainty. Pages 91–128 Living in margins: Minorities and boderlines in Cambodia and Southeast Asia. Centre for Khmer Studies, Siem Reap, Cambodia. Available from www.khmerstudies.org.</w:t>
      </w:r>
    </w:p>
    <w:p w14:paraId="6895B633" w14:textId="77777777" w:rsidR="009765E2" w:rsidRPr="009765E2" w:rsidRDefault="009765E2" w:rsidP="009765E2">
      <w:pPr>
        <w:pStyle w:val="Bibliography"/>
        <w:rPr>
          <w:rFonts w:ascii="Calibri" w:hAnsi="Calibri" w:cs="Calibri"/>
        </w:rPr>
      </w:pPr>
      <w:r w:rsidRPr="009765E2">
        <w:rPr>
          <w:rFonts w:ascii="Calibri" w:hAnsi="Calibri" w:cs="Calibri"/>
        </w:rPr>
        <w:t xml:space="preserve">Khuc QV, Tran BQ, Meyfroidt P, Paschke MW. 2018. Drivers of deforestation and forest degradation in Vietnam: An exploratory analysis at the national level. Forest Policy and Economics </w:t>
      </w:r>
      <w:r w:rsidRPr="009765E2">
        <w:rPr>
          <w:rFonts w:ascii="Calibri" w:hAnsi="Calibri" w:cs="Calibri"/>
          <w:b/>
          <w:bCs/>
        </w:rPr>
        <w:t>90</w:t>
      </w:r>
      <w:r w:rsidRPr="009765E2">
        <w:rPr>
          <w:rFonts w:ascii="Calibri" w:hAnsi="Calibri" w:cs="Calibri"/>
        </w:rPr>
        <w:t>:128–141.</w:t>
      </w:r>
    </w:p>
    <w:p w14:paraId="527BB05F" w14:textId="77777777" w:rsidR="009765E2" w:rsidRPr="009765E2" w:rsidRDefault="009765E2" w:rsidP="009765E2">
      <w:pPr>
        <w:pStyle w:val="Bibliography"/>
        <w:rPr>
          <w:rFonts w:ascii="Calibri" w:hAnsi="Calibri" w:cs="Calibri"/>
        </w:rPr>
      </w:pPr>
      <w:r w:rsidRPr="009765E2">
        <w:rPr>
          <w:rFonts w:ascii="Calibri" w:hAnsi="Calibri" w:cs="Calibri"/>
        </w:rPr>
        <w:t xml:space="preserve">Kong R, Diepart J-C, Castella J-C, Lestrelin G, Tivet F, Belmain E, Bégué A. 2019. Understanding the drivers of deforestation and agricultural transformations in the Northwestern uplands of Cambodia. Applied Geography </w:t>
      </w:r>
      <w:r w:rsidRPr="009765E2">
        <w:rPr>
          <w:rFonts w:ascii="Calibri" w:hAnsi="Calibri" w:cs="Calibri"/>
          <w:b/>
          <w:bCs/>
        </w:rPr>
        <w:t>102</w:t>
      </w:r>
      <w:r w:rsidRPr="009765E2">
        <w:rPr>
          <w:rFonts w:ascii="Calibri" w:hAnsi="Calibri" w:cs="Calibri"/>
        </w:rPr>
        <w:t>:84–98.</w:t>
      </w:r>
    </w:p>
    <w:p w14:paraId="6E2A1CC0"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Krishnadas M, Agarwala M, Sridhara S, Eastwood E. 2018. Parks protect forest cover in a tropical biodiversity hotspot, but high human population densities can limit success. Biological Conservation </w:t>
      </w:r>
      <w:r w:rsidRPr="009765E2">
        <w:rPr>
          <w:rFonts w:ascii="Calibri" w:hAnsi="Calibri" w:cs="Calibri"/>
          <w:b/>
          <w:bCs/>
        </w:rPr>
        <w:t>223</w:t>
      </w:r>
      <w:r w:rsidRPr="009765E2">
        <w:rPr>
          <w:rFonts w:ascii="Calibri" w:hAnsi="Calibri" w:cs="Calibri"/>
        </w:rPr>
        <w:t>:147–155.</w:t>
      </w:r>
    </w:p>
    <w:p w14:paraId="609DF5B2"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Kristensen SBP, Busck AG, van der Sluis T, Gaube V. 2016. Patterns and drivers of farm-level land use change in selected European rural landscapes. Land Use Policy </w:t>
      </w:r>
      <w:r w:rsidRPr="009765E2">
        <w:rPr>
          <w:rFonts w:ascii="Calibri" w:hAnsi="Calibri" w:cs="Calibri"/>
          <w:b/>
          <w:bCs/>
        </w:rPr>
        <w:t>57</w:t>
      </w:r>
      <w:r w:rsidRPr="009765E2">
        <w:rPr>
          <w:rFonts w:ascii="Calibri" w:hAnsi="Calibri" w:cs="Calibri"/>
        </w:rPr>
        <w:t>:786–799.</w:t>
      </w:r>
    </w:p>
    <w:p w14:paraId="26E7A8E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Liu Y, Feng Y, Zhao Z, Zhang Q, Su S. 2016. Socioeconomic drivers of forest loss and fragmentation: A comparison between different land use planning schemes and policy implications. Land Use Policy </w:t>
      </w:r>
      <w:r w:rsidRPr="009765E2">
        <w:rPr>
          <w:rFonts w:ascii="Calibri" w:hAnsi="Calibri" w:cs="Calibri"/>
          <w:b/>
          <w:bCs/>
        </w:rPr>
        <w:t>54</w:t>
      </w:r>
      <w:r w:rsidRPr="009765E2">
        <w:rPr>
          <w:rFonts w:ascii="Calibri" w:hAnsi="Calibri" w:cs="Calibri"/>
        </w:rPr>
        <w:t>:58–68.</w:t>
      </w:r>
    </w:p>
    <w:p w14:paraId="204837DC" w14:textId="77777777" w:rsidR="009765E2" w:rsidRPr="009765E2" w:rsidRDefault="009765E2" w:rsidP="009765E2">
      <w:pPr>
        <w:pStyle w:val="Bibliography"/>
        <w:rPr>
          <w:rFonts w:ascii="Calibri" w:hAnsi="Calibri" w:cs="Calibri"/>
        </w:rPr>
      </w:pPr>
      <w:r w:rsidRPr="009765E2">
        <w:rPr>
          <w:rFonts w:ascii="Calibri" w:hAnsi="Calibri" w:cs="Calibri"/>
        </w:rPr>
        <w:t>Lomborg B. 2001. The Skeptical Environmentalist: Measuring the Real State of the World. Cambridge University Press.</w:t>
      </w:r>
    </w:p>
    <w:p w14:paraId="0D93A966" w14:textId="77777777" w:rsidR="009765E2" w:rsidRPr="009765E2" w:rsidRDefault="009765E2" w:rsidP="009765E2">
      <w:pPr>
        <w:pStyle w:val="Bibliography"/>
        <w:rPr>
          <w:rFonts w:ascii="Calibri" w:hAnsi="Calibri" w:cs="Calibri"/>
        </w:rPr>
      </w:pPr>
      <w:r w:rsidRPr="009765E2">
        <w:rPr>
          <w:rFonts w:ascii="Calibri" w:hAnsi="Calibri" w:cs="Calibri"/>
        </w:rPr>
        <w:t xml:space="preserve">Luck GW, Smallbone LT, O’Brien R. 2009. Socio-Economics and Vegetation Change in Urban Ecosystems: Patterns in Space and Time. Ecosystems </w:t>
      </w:r>
      <w:r w:rsidRPr="009765E2">
        <w:rPr>
          <w:rFonts w:ascii="Calibri" w:hAnsi="Calibri" w:cs="Calibri"/>
          <w:b/>
          <w:bCs/>
        </w:rPr>
        <w:t>12</w:t>
      </w:r>
      <w:r w:rsidRPr="009765E2">
        <w:rPr>
          <w:rFonts w:ascii="Calibri" w:hAnsi="Calibri" w:cs="Calibri"/>
        </w:rPr>
        <w:t>:604.</w:t>
      </w:r>
    </w:p>
    <w:p w14:paraId="74D6638D" w14:textId="77777777" w:rsidR="009765E2" w:rsidRPr="009765E2" w:rsidRDefault="009765E2" w:rsidP="009765E2">
      <w:pPr>
        <w:pStyle w:val="Bibliography"/>
        <w:rPr>
          <w:rFonts w:ascii="Calibri" w:hAnsi="Calibri" w:cs="Calibri"/>
        </w:rPr>
      </w:pPr>
      <w:r w:rsidRPr="009765E2">
        <w:rPr>
          <w:rFonts w:ascii="Calibri" w:hAnsi="Calibri" w:cs="Calibri"/>
        </w:rPr>
        <w:t xml:space="preserve">Mannan A et al. 2019. Application of land-use/land cover changes in monitoring and projecting forest biomass carbon loss in Pakistan. Global Ecology and Conservation </w:t>
      </w:r>
      <w:r w:rsidRPr="009765E2">
        <w:rPr>
          <w:rFonts w:ascii="Calibri" w:hAnsi="Calibri" w:cs="Calibri"/>
          <w:b/>
          <w:bCs/>
        </w:rPr>
        <w:t>17</w:t>
      </w:r>
      <w:r w:rsidRPr="009765E2">
        <w:rPr>
          <w:rFonts w:ascii="Calibri" w:hAnsi="Calibri" w:cs="Calibri"/>
        </w:rPr>
        <w:t>:e00535.</w:t>
      </w:r>
    </w:p>
    <w:p w14:paraId="5FB60C96" w14:textId="77777777" w:rsidR="009765E2" w:rsidRPr="009765E2" w:rsidRDefault="009765E2" w:rsidP="009765E2">
      <w:pPr>
        <w:pStyle w:val="Bibliography"/>
        <w:rPr>
          <w:rFonts w:ascii="Calibri" w:hAnsi="Calibri" w:cs="Calibri"/>
        </w:rPr>
      </w:pPr>
      <w:r w:rsidRPr="009765E2">
        <w:rPr>
          <w:rFonts w:ascii="Calibri" w:hAnsi="Calibri" w:cs="Calibri"/>
        </w:rPr>
        <w:t xml:space="preserve">Mena CF, Bilsborrow RE, McClain ME. 2006. Socioeconomic Drivers of Deforestation in the Northern Ecuadorian Amazon. Environmental Management </w:t>
      </w:r>
      <w:r w:rsidRPr="009765E2">
        <w:rPr>
          <w:rFonts w:ascii="Calibri" w:hAnsi="Calibri" w:cs="Calibri"/>
          <w:b/>
          <w:bCs/>
        </w:rPr>
        <w:t>37</w:t>
      </w:r>
      <w:r w:rsidRPr="009765E2">
        <w:rPr>
          <w:rFonts w:ascii="Calibri" w:hAnsi="Calibri" w:cs="Calibri"/>
        </w:rPr>
        <w:t>:802–815.</w:t>
      </w:r>
    </w:p>
    <w:p w14:paraId="660DB3C7" w14:textId="77777777" w:rsidR="009765E2" w:rsidRPr="009765E2" w:rsidRDefault="009765E2" w:rsidP="009765E2">
      <w:pPr>
        <w:pStyle w:val="Bibliography"/>
        <w:rPr>
          <w:rFonts w:ascii="Calibri" w:hAnsi="Calibri" w:cs="Calibri"/>
        </w:rPr>
      </w:pPr>
      <w:r w:rsidRPr="009765E2">
        <w:rPr>
          <w:rFonts w:ascii="Calibri" w:hAnsi="Calibri" w:cs="Calibri"/>
        </w:rPr>
        <w:t xml:space="preserve">Milne S. 2013. Under the leopard’s skin: Land commodification and the dilemmas of Indigenous communal title in upland Cambodia. Asia Pacific Viewpoint </w:t>
      </w:r>
      <w:r w:rsidRPr="009765E2">
        <w:rPr>
          <w:rFonts w:ascii="Calibri" w:hAnsi="Calibri" w:cs="Calibri"/>
          <w:b/>
          <w:bCs/>
        </w:rPr>
        <w:t>54</w:t>
      </w:r>
      <w:r w:rsidRPr="009765E2">
        <w:rPr>
          <w:rFonts w:ascii="Calibri" w:hAnsi="Calibri" w:cs="Calibri"/>
        </w:rPr>
        <w:t>:323–339.</w:t>
      </w:r>
    </w:p>
    <w:p w14:paraId="36B6B89A" w14:textId="77777777" w:rsidR="009765E2" w:rsidRPr="009765E2" w:rsidRDefault="009765E2" w:rsidP="009765E2">
      <w:pPr>
        <w:pStyle w:val="Bibliography"/>
        <w:rPr>
          <w:rFonts w:ascii="Calibri" w:hAnsi="Calibri" w:cs="Calibri"/>
        </w:rPr>
      </w:pPr>
      <w:r w:rsidRPr="009765E2">
        <w:rPr>
          <w:rFonts w:ascii="Calibri" w:hAnsi="Calibri" w:cs="Calibri"/>
        </w:rPr>
        <w:t>Milne S, Mahanty S. 2015. Conservation and Development in Cambodia: Exploring frontiers of change in nature, state and society. Routledge.</w:t>
      </w:r>
    </w:p>
    <w:p w14:paraId="1AD4C796" w14:textId="77777777" w:rsidR="009765E2" w:rsidRPr="009765E2" w:rsidRDefault="009765E2" w:rsidP="009765E2">
      <w:pPr>
        <w:pStyle w:val="Bibliography"/>
        <w:rPr>
          <w:rFonts w:ascii="Calibri" w:hAnsi="Calibri" w:cs="Calibri"/>
        </w:rPr>
      </w:pPr>
      <w:r w:rsidRPr="009765E2">
        <w:rPr>
          <w:rFonts w:ascii="Calibri" w:hAnsi="Calibri" w:cs="Calibri"/>
        </w:rPr>
        <w:t>Nakagawa S, Schielzeth H. 2017. A general and simple method for obtaining R2 from generalized linear mixed-effects models. Methods in Ecology and Evolution:133–142.</w:t>
      </w:r>
    </w:p>
    <w:p w14:paraId="6FF97E96" w14:textId="77777777" w:rsidR="009765E2" w:rsidRPr="009765E2" w:rsidRDefault="009765E2" w:rsidP="009765E2">
      <w:pPr>
        <w:pStyle w:val="Bibliography"/>
        <w:rPr>
          <w:rFonts w:ascii="Calibri" w:hAnsi="Calibri" w:cs="Calibri"/>
        </w:rPr>
      </w:pPr>
      <w:r w:rsidRPr="009765E2">
        <w:rPr>
          <w:rFonts w:ascii="Calibri" w:hAnsi="Calibri" w:cs="Calibri"/>
        </w:rPr>
        <w:t>Neef A, Touch S. 2012. Land Grabbing in Cambodia: Narratives, Mechanisms, Resistance:23.</w:t>
      </w:r>
    </w:p>
    <w:p w14:paraId="517A2A11" w14:textId="77777777" w:rsidR="009765E2" w:rsidRPr="009765E2" w:rsidRDefault="009765E2" w:rsidP="009765E2">
      <w:pPr>
        <w:pStyle w:val="Bibliography"/>
        <w:rPr>
          <w:rFonts w:ascii="Calibri" w:hAnsi="Calibri" w:cs="Calibri"/>
        </w:rPr>
      </w:pPr>
      <w:r w:rsidRPr="009765E2">
        <w:rPr>
          <w:rFonts w:ascii="Calibri" w:hAnsi="Calibri" w:cs="Calibri"/>
        </w:rPr>
        <w:t xml:space="preserve">Nguyen TT, Nguyen LD, Lippe RS, Grote U. 2017. Determinants of Farmers’ Land Use Decision-Making: Comparative Evidence From Thailand and Vietnam. World Development </w:t>
      </w:r>
      <w:r w:rsidRPr="009765E2">
        <w:rPr>
          <w:rFonts w:ascii="Calibri" w:hAnsi="Calibri" w:cs="Calibri"/>
          <w:b/>
          <w:bCs/>
        </w:rPr>
        <w:t>89</w:t>
      </w:r>
      <w:r w:rsidRPr="009765E2">
        <w:rPr>
          <w:rFonts w:ascii="Calibri" w:hAnsi="Calibri" w:cs="Calibri"/>
        </w:rPr>
        <w:t>:199–213.</w:t>
      </w:r>
    </w:p>
    <w:p w14:paraId="56ACA577" w14:textId="77777777" w:rsidR="009765E2" w:rsidRPr="009765E2" w:rsidRDefault="009765E2" w:rsidP="009765E2">
      <w:pPr>
        <w:pStyle w:val="Bibliography"/>
        <w:rPr>
          <w:rFonts w:ascii="Calibri" w:hAnsi="Calibri" w:cs="Calibri"/>
        </w:rPr>
      </w:pPr>
      <w:r w:rsidRPr="009765E2">
        <w:rPr>
          <w:rFonts w:ascii="Calibri" w:hAnsi="Calibri" w:cs="Calibri"/>
        </w:rPr>
        <w:t xml:space="preserve">Nuttall M, Nut M, Ung V, O’kelly H. 2017. Abundance estimates for the endangered Green Peafowl Pavo muticus in Cambodia: identification of a globally important site for conservation. Bird Conservation International </w:t>
      </w:r>
      <w:r w:rsidRPr="009765E2">
        <w:rPr>
          <w:rFonts w:ascii="Calibri" w:hAnsi="Calibri" w:cs="Calibri"/>
          <w:b/>
          <w:bCs/>
        </w:rPr>
        <w:t>27</w:t>
      </w:r>
      <w:r w:rsidRPr="009765E2">
        <w:rPr>
          <w:rFonts w:ascii="Calibri" w:hAnsi="Calibri" w:cs="Calibri"/>
        </w:rPr>
        <w:t>:127–139.</w:t>
      </w:r>
    </w:p>
    <w:p w14:paraId="3854B786" w14:textId="77777777" w:rsidR="009765E2" w:rsidRPr="009765E2" w:rsidRDefault="009765E2" w:rsidP="009765E2">
      <w:pPr>
        <w:pStyle w:val="Bibliography"/>
        <w:rPr>
          <w:rFonts w:ascii="Calibri" w:hAnsi="Calibri" w:cs="Calibri"/>
        </w:rPr>
      </w:pPr>
      <w:r w:rsidRPr="009765E2">
        <w:rPr>
          <w:rFonts w:ascii="Calibri" w:hAnsi="Calibri" w:cs="Calibri"/>
        </w:rPr>
        <w:t xml:space="preserve">Oldenburg C, Neef A. 2014. Reversing Land Grabs or Aggravating Tenure Insecurity: Competing Perspectives on Economic Land Concessions and Land Titling in Cambodia. Law and Development Review </w:t>
      </w:r>
      <w:r w:rsidRPr="009765E2">
        <w:rPr>
          <w:rFonts w:ascii="Calibri" w:hAnsi="Calibri" w:cs="Calibri"/>
          <w:b/>
          <w:bCs/>
        </w:rPr>
        <w:t>7</w:t>
      </w:r>
      <w:r w:rsidRPr="009765E2">
        <w:rPr>
          <w:rFonts w:ascii="Calibri" w:hAnsi="Calibri" w:cs="Calibri"/>
        </w:rPr>
        <w:t>:49–78.</w:t>
      </w:r>
    </w:p>
    <w:p w14:paraId="25115BBC" w14:textId="77777777" w:rsidR="009765E2" w:rsidRPr="009765E2" w:rsidRDefault="009765E2" w:rsidP="009765E2">
      <w:pPr>
        <w:pStyle w:val="Bibliography"/>
        <w:rPr>
          <w:rFonts w:ascii="Calibri" w:hAnsi="Calibri" w:cs="Calibri"/>
        </w:rPr>
      </w:pPr>
      <w:r w:rsidRPr="009765E2">
        <w:rPr>
          <w:rFonts w:ascii="Calibri" w:hAnsi="Calibri" w:cs="Calibri"/>
        </w:rPr>
        <w:t xml:space="preserve">Onojeghuo AO, Blackburn GA. 2011. Forest transition in an ecologically important region: Patterns and causes for landscape dynamics in the Niger Delta. Ecological Indicators </w:t>
      </w:r>
      <w:r w:rsidRPr="009765E2">
        <w:rPr>
          <w:rFonts w:ascii="Calibri" w:hAnsi="Calibri" w:cs="Calibri"/>
          <w:b/>
          <w:bCs/>
        </w:rPr>
        <w:t>11</w:t>
      </w:r>
      <w:r w:rsidRPr="009765E2">
        <w:rPr>
          <w:rFonts w:ascii="Calibri" w:hAnsi="Calibri" w:cs="Calibri"/>
        </w:rPr>
        <w:t>:1437–1446.</w:t>
      </w:r>
    </w:p>
    <w:p w14:paraId="25F8FCC9" w14:textId="77777777" w:rsidR="009765E2" w:rsidRPr="009765E2" w:rsidRDefault="009765E2" w:rsidP="009765E2">
      <w:pPr>
        <w:pStyle w:val="Bibliography"/>
        <w:rPr>
          <w:rFonts w:ascii="Calibri" w:hAnsi="Calibri" w:cs="Calibri"/>
        </w:rPr>
      </w:pPr>
      <w:r w:rsidRPr="009765E2">
        <w:rPr>
          <w:rFonts w:ascii="Calibri" w:hAnsi="Calibri" w:cs="Calibri"/>
        </w:rPr>
        <w:t>Phillips R, Davy D. 2021. Transnational neoliberalism in Asian civil society: Microfinance and poverty in Cambodia. Page Transnational Civil Society in Asia. Routledge.</w:t>
      </w:r>
    </w:p>
    <w:p w14:paraId="5C067B6B" w14:textId="77777777" w:rsidR="009765E2" w:rsidRPr="009765E2" w:rsidRDefault="009765E2" w:rsidP="009765E2">
      <w:pPr>
        <w:pStyle w:val="Bibliography"/>
        <w:rPr>
          <w:rFonts w:ascii="Calibri" w:hAnsi="Calibri" w:cs="Calibri"/>
        </w:rPr>
      </w:pPr>
      <w:r w:rsidRPr="009765E2">
        <w:rPr>
          <w:rFonts w:ascii="Calibri" w:hAnsi="Calibri" w:cs="Calibri"/>
        </w:rPr>
        <w:t>QGIS Geographic Information System. 2020. Open Source Geospatial Foundation Program. Available from http://qgis.osgeo.org.</w:t>
      </w:r>
    </w:p>
    <w:p w14:paraId="7FB98DE3" w14:textId="77777777" w:rsidR="009765E2" w:rsidRPr="009765E2" w:rsidRDefault="009765E2" w:rsidP="009765E2">
      <w:pPr>
        <w:pStyle w:val="Bibliography"/>
        <w:rPr>
          <w:rFonts w:ascii="Calibri" w:hAnsi="Calibri" w:cs="Calibri"/>
        </w:rPr>
      </w:pPr>
      <w:r w:rsidRPr="009765E2">
        <w:rPr>
          <w:rFonts w:ascii="Calibri" w:hAnsi="Calibri" w:cs="Calibri"/>
        </w:rPr>
        <w:t xml:space="preserve">Redo DJ, Grau HR, Aide TM, Clark ML. 2012. Asymmetric forest transition driven by the interaction of socioeconomic development and environmental heterogeneity in Central America. Proceedings of the National Academy of Sciences </w:t>
      </w:r>
      <w:r w:rsidRPr="009765E2">
        <w:rPr>
          <w:rFonts w:ascii="Calibri" w:hAnsi="Calibri" w:cs="Calibri"/>
          <w:b/>
          <w:bCs/>
        </w:rPr>
        <w:t>109</w:t>
      </w:r>
      <w:r w:rsidRPr="009765E2">
        <w:rPr>
          <w:rFonts w:ascii="Calibri" w:hAnsi="Calibri" w:cs="Calibri"/>
        </w:rPr>
        <w:t>:8839–8844. National Academy of Sciences.</w:t>
      </w:r>
    </w:p>
    <w:p w14:paraId="0C852B63" w14:textId="77777777" w:rsidR="009765E2" w:rsidRPr="009765E2" w:rsidRDefault="009765E2" w:rsidP="009765E2">
      <w:pPr>
        <w:pStyle w:val="Bibliography"/>
        <w:rPr>
          <w:rFonts w:ascii="Calibri" w:hAnsi="Calibri" w:cs="Calibri"/>
        </w:rPr>
      </w:pPr>
      <w:r w:rsidRPr="009765E2">
        <w:rPr>
          <w:rFonts w:ascii="Calibri" w:hAnsi="Calibri" w:cs="Calibri"/>
        </w:rPr>
        <w:t xml:space="preserve">Riggs RA, Langston JD, Sayer J. 2018. Incorporating governance into forest transition frameworks to understand and influence Cambodia’s forest landscapes. Forest Policy and Economics </w:t>
      </w:r>
      <w:r w:rsidRPr="009765E2">
        <w:rPr>
          <w:rFonts w:ascii="Calibri" w:hAnsi="Calibri" w:cs="Calibri"/>
          <w:b/>
          <w:bCs/>
        </w:rPr>
        <w:t>96</w:t>
      </w:r>
      <w:r w:rsidRPr="009765E2">
        <w:rPr>
          <w:rFonts w:ascii="Calibri" w:hAnsi="Calibri" w:cs="Calibri"/>
        </w:rPr>
        <w:t>:19–27.</w:t>
      </w:r>
    </w:p>
    <w:p w14:paraId="6BDE3A6C" w14:textId="77777777" w:rsidR="009765E2" w:rsidRPr="009765E2" w:rsidRDefault="009765E2" w:rsidP="009765E2">
      <w:pPr>
        <w:pStyle w:val="Bibliography"/>
        <w:rPr>
          <w:rFonts w:ascii="Calibri" w:hAnsi="Calibri" w:cs="Calibri"/>
        </w:rPr>
      </w:pPr>
      <w:r w:rsidRPr="009765E2">
        <w:rPr>
          <w:rFonts w:ascii="Calibri" w:hAnsi="Calibri" w:cs="Calibri"/>
        </w:rPr>
        <w:t xml:space="preserve">Rowcroft P. 2008. Frontiers of Change: The Reasons Behind Land-use Change in the Mekong Basin. AMBIO: A Journal of the Human Environment </w:t>
      </w:r>
      <w:r w:rsidRPr="009765E2">
        <w:rPr>
          <w:rFonts w:ascii="Calibri" w:hAnsi="Calibri" w:cs="Calibri"/>
          <w:b/>
          <w:bCs/>
        </w:rPr>
        <w:t>37</w:t>
      </w:r>
      <w:r w:rsidRPr="009765E2">
        <w:rPr>
          <w:rFonts w:ascii="Calibri" w:hAnsi="Calibri" w:cs="Calibri"/>
        </w:rPr>
        <w:t>:213–218. Royal Swedish Academy of Sciences.</w:t>
      </w:r>
    </w:p>
    <w:p w14:paraId="477429AF" w14:textId="77777777" w:rsidR="009765E2" w:rsidRPr="009765E2" w:rsidRDefault="009765E2" w:rsidP="009765E2">
      <w:pPr>
        <w:pStyle w:val="Bibliography"/>
        <w:rPr>
          <w:rFonts w:ascii="Calibri" w:hAnsi="Calibri" w:cs="Calibri"/>
        </w:rPr>
      </w:pPr>
      <w:r w:rsidRPr="009765E2">
        <w:rPr>
          <w:rFonts w:ascii="Calibri" w:hAnsi="Calibri" w:cs="Calibri"/>
        </w:rPr>
        <w:t xml:space="preserve">Shrestha S, Shrestha UB, Bawa K. 2018. Socio-economic factors and management regimes as drivers of tree cover change in Nepal. PeerJ </w:t>
      </w:r>
      <w:r w:rsidRPr="009765E2">
        <w:rPr>
          <w:rFonts w:ascii="Calibri" w:hAnsi="Calibri" w:cs="Calibri"/>
          <w:b/>
          <w:bCs/>
        </w:rPr>
        <w:t>6</w:t>
      </w:r>
      <w:r w:rsidRPr="009765E2">
        <w:rPr>
          <w:rFonts w:ascii="Calibri" w:hAnsi="Calibri" w:cs="Calibri"/>
        </w:rPr>
        <w:t>:e4855.</w:t>
      </w:r>
    </w:p>
    <w:p w14:paraId="4E700081" w14:textId="77777777" w:rsidR="009765E2" w:rsidRPr="009765E2" w:rsidRDefault="009765E2" w:rsidP="009765E2">
      <w:pPr>
        <w:pStyle w:val="Bibliography"/>
        <w:rPr>
          <w:rFonts w:ascii="Calibri" w:hAnsi="Calibri" w:cs="Calibri"/>
        </w:rPr>
      </w:pPr>
      <w:r w:rsidRPr="009765E2">
        <w:rPr>
          <w:rFonts w:ascii="Calibri" w:hAnsi="Calibri" w:cs="Calibri"/>
        </w:rPr>
        <w:t>Solcomb M. 2010. An economic histroy of Cambodia in the twentieth century. NUS Press, National University of Singapore. Available from https://library.oapen.org/handle/20.500.12657/26109.</w:t>
      </w:r>
    </w:p>
    <w:p w14:paraId="39D03E37" w14:textId="77777777" w:rsidR="009765E2" w:rsidRPr="009765E2" w:rsidRDefault="009765E2" w:rsidP="009765E2">
      <w:pPr>
        <w:pStyle w:val="Bibliography"/>
        <w:rPr>
          <w:rFonts w:ascii="Calibri" w:hAnsi="Calibri" w:cs="Calibri"/>
        </w:rPr>
      </w:pPr>
      <w:r w:rsidRPr="009765E2">
        <w:rPr>
          <w:rFonts w:ascii="Calibri" w:hAnsi="Calibri" w:cs="Calibri"/>
        </w:rPr>
        <w:t xml:space="preserve">Ty TV, Sunada K, Ichikawa Y, Oishi S. 2012. Scenario-based Impact Assessment of Land Use/Cover and Climate Changes on Water Resources and Demand: A Case Study in the Srepok River Basin, Vietnam—Cambodia. Water Resources Management </w:t>
      </w:r>
      <w:r w:rsidRPr="009765E2">
        <w:rPr>
          <w:rFonts w:ascii="Calibri" w:hAnsi="Calibri" w:cs="Calibri"/>
          <w:b/>
          <w:bCs/>
        </w:rPr>
        <w:t>26</w:t>
      </w:r>
      <w:r w:rsidRPr="009765E2">
        <w:rPr>
          <w:rFonts w:ascii="Calibri" w:hAnsi="Calibri" w:cs="Calibri"/>
        </w:rPr>
        <w:t>:1387–1407.</w:t>
      </w:r>
    </w:p>
    <w:p w14:paraId="04EF864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Van Den Hoek J, Ozdogan M, Burnicki A, Zhu A-X. 2014. Evaluating forest policy implementation effectiveness with a cross-scale remote sensing analysis in a priority conservation area of Southwest China. Applied Geography </w:t>
      </w:r>
      <w:r w:rsidRPr="009765E2">
        <w:rPr>
          <w:rFonts w:ascii="Calibri" w:hAnsi="Calibri" w:cs="Calibri"/>
          <w:b/>
          <w:bCs/>
        </w:rPr>
        <w:t>47</w:t>
      </w:r>
      <w:r w:rsidRPr="009765E2">
        <w:rPr>
          <w:rFonts w:ascii="Calibri" w:hAnsi="Calibri" w:cs="Calibri"/>
        </w:rPr>
        <w:t>:177–189.</w:t>
      </w:r>
    </w:p>
    <w:p w14:paraId="73FFBB91" w14:textId="77777777" w:rsidR="009765E2" w:rsidRPr="009765E2" w:rsidRDefault="009765E2" w:rsidP="009765E2">
      <w:pPr>
        <w:pStyle w:val="Bibliography"/>
        <w:rPr>
          <w:rFonts w:ascii="Calibri" w:hAnsi="Calibri" w:cs="Calibri"/>
        </w:rPr>
      </w:pPr>
      <w:r w:rsidRPr="009765E2">
        <w:rPr>
          <w:rFonts w:ascii="Calibri" w:hAnsi="Calibri" w:cs="Calibri"/>
        </w:rPr>
        <w:t>Vrieze P, Kuch N. 2012. Carving up Cambodia: One concesion at a time. The Cambodia Daily:4–11.</w:t>
      </w:r>
    </w:p>
    <w:p w14:paraId="34CB9F17" w14:textId="77777777" w:rsidR="009765E2" w:rsidRPr="009765E2" w:rsidRDefault="009765E2" w:rsidP="009765E2">
      <w:pPr>
        <w:pStyle w:val="Bibliography"/>
        <w:rPr>
          <w:rFonts w:ascii="Calibri" w:hAnsi="Calibri" w:cs="Calibri"/>
        </w:rPr>
      </w:pPr>
      <w:r w:rsidRPr="009765E2">
        <w:rPr>
          <w:rFonts w:ascii="Calibri" w:hAnsi="Calibri" w:cs="Calibri"/>
        </w:rPr>
        <w:t xml:space="preserve">Watson JEM, Dudley N, Segan DB, Hockings M. 2014. The performance and potential of protected areas. Nature </w:t>
      </w:r>
      <w:r w:rsidRPr="009765E2">
        <w:rPr>
          <w:rFonts w:ascii="Calibri" w:hAnsi="Calibri" w:cs="Calibri"/>
          <w:b/>
          <w:bCs/>
        </w:rPr>
        <w:t>515</w:t>
      </w:r>
      <w:r w:rsidRPr="009765E2">
        <w:rPr>
          <w:rFonts w:ascii="Calibri" w:hAnsi="Calibri" w:cs="Calibri"/>
        </w:rPr>
        <w:t>:67–73.</w:t>
      </w:r>
    </w:p>
    <w:p w14:paraId="02A3011D" w14:textId="77777777" w:rsidR="009765E2" w:rsidRPr="009765E2" w:rsidRDefault="009765E2" w:rsidP="009765E2">
      <w:pPr>
        <w:pStyle w:val="Bibliography"/>
        <w:rPr>
          <w:rFonts w:ascii="Calibri" w:hAnsi="Calibri" w:cs="Calibri"/>
        </w:rPr>
      </w:pPr>
      <w:r w:rsidRPr="009765E2">
        <w:rPr>
          <w:rFonts w:ascii="Calibri" w:hAnsi="Calibri" w:cs="Calibri"/>
        </w:rPr>
        <w:t>World Bank. 2014. Where have all the poor gone? Cambodia poverty assessment 2013. World Bank Group, Washington DC, USA.</w:t>
      </w:r>
    </w:p>
    <w:p w14:paraId="426E5B26" w14:textId="77777777" w:rsidR="009765E2" w:rsidRPr="009765E2" w:rsidRDefault="009765E2" w:rsidP="009765E2">
      <w:pPr>
        <w:pStyle w:val="Bibliography"/>
        <w:rPr>
          <w:rFonts w:ascii="Calibri" w:hAnsi="Calibri" w:cs="Calibri"/>
        </w:rPr>
      </w:pPr>
      <w:r w:rsidRPr="009765E2">
        <w:rPr>
          <w:rFonts w:ascii="Calibri" w:hAnsi="Calibri" w:cs="Calibri"/>
        </w:rPr>
        <w:t xml:space="preserve">Xu X, Jain AK, Calvin KV. 2019. Quantifying the biophysical and socioeconomic drivers of changes in forest and agricultural land in South and Southeast Asia. Global Change Biology </w:t>
      </w:r>
      <w:r w:rsidRPr="009765E2">
        <w:rPr>
          <w:rFonts w:ascii="Calibri" w:hAnsi="Calibri" w:cs="Calibri"/>
          <w:b/>
          <w:bCs/>
        </w:rPr>
        <w:t>25</w:t>
      </w:r>
      <w:r w:rsidRPr="009765E2">
        <w:rPr>
          <w:rFonts w:ascii="Calibri" w:hAnsi="Calibri" w:cs="Calibri"/>
        </w:rPr>
        <w:t>:2137–2151.</w:t>
      </w:r>
    </w:p>
    <w:p w14:paraId="1EABA1B1" w14:textId="77777777" w:rsidR="009765E2" w:rsidRPr="009765E2" w:rsidRDefault="009765E2" w:rsidP="009765E2">
      <w:pPr>
        <w:pStyle w:val="Bibliography"/>
        <w:rPr>
          <w:rFonts w:ascii="Calibri" w:hAnsi="Calibri" w:cs="Calibri"/>
        </w:rPr>
      </w:pPr>
      <w:r w:rsidRPr="009765E2">
        <w:rPr>
          <w:rFonts w:ascii="Calibri" w:hAnsi="Calibri" w:cs="Calibri"/>
        </w:rPr>
        <w:t xml:space="preserve">Zeb A, Armstrong GW, Hamann A. 2019. Forest conversion by the indigenous Kalasha of Pakistan: A household level analysis of socioeconomic drivers. Global Environmental Change </w:t>
      </w:r>
      <w:r w:rsidRPr="009765E2">
        <w:rPr>
          <w:rFonts w:ascii="Calibri" w:hAnsi="Calibri" w:cs="Calibri"/>
          <w:b/>
          <w:bCs/>
        </w:rPr>
        <w:t>59</w:t>
      </w:r>
      <w:r w:rsidRPr="009765E2">
        <w:rPr>
          <w:rFonts w:ascii="Calibri" w:hAnsi="Calibri" w:cs="Calibri"/>
        </w:rPr>
        <w:t>:102004.</w:t>
      </w:r>
    </w:p>
    <w:p w14:paraId="3966C876" w14:textId="77777777" w:rsidR="009765E2" w:rsidRPr="009765E2" w:rsidRDefault="009765E2" w:rsidP="009765E2">
      <w:pPr>
        <w:pStyle w:val="Bibliography"/>
        <w:rPr>
          <w:rFonts w:ascii="Calibri" w:hAnsi="Calibri" w:cs="Calibri"/>
        </w:rPr>
      </w:pPr>
      <w:r w:rsidRPr="009765E2">
        <w:rPr>
          <w:rFonts w:ascii="Calibri" w:hAnsi="Calibri" w:cs="Calibri"/>
        </w:rPr>
        <w:t>Zuur AF, Ieno EN, Walker NJ, Saveliev AA, Smith GM. 2009. Mixed effects models and extensions in ecology with R. Springer Science+Business Media, New York, USA. Available from DOI 10.1007/978-0-387-87458-6 1,.</w:t>
      </w:r>
    </w:p>
    <w:p w14:paraId="639264C8" w14:textId="38593557" w:rsidR="009765E2" w:rsidRPr="00FA2CE8" w:rsidRDefault="009765E2" w:rsidP="00C15F73">
      <w:pPr>
        <w:rPr>
          <w:b/>
          <w:bCs/>
        </w:rPr>
      </w:pPr>
      <w:r>
        <w:rPr>
          <w:b/>
          <w:bCs/>
        </w:rPr>
        <w:fldChar w:fldCharType="end"/>
      </w: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Philip McGowan" w:date="2021-12-10T16:07:00Z" w:initials="PM">
    <w:p w14:paraId="5D1AC2D5" w14:textId="5617CBC8" w:rsidR="0087480C" w:rsidRDefault="0087480C">
      <w:pPr>
        <w:pStyle w:val="CommentText"/>
      </w:pPr>
      <w:r>
        <w:rPr>
          <w:rStyle w:val="CommentReference"/>
        </w:rPr>
        <w:annotationRef/>
      </w:r>
      <w:r>
        <w:t xml:space="preserve">Is this </w:t>
      </w:r>
      <w:proofErr w:type="gramStart"/>
      <w:r>
        <w:t>wording</w:t>
      </w:r>
      <w:proofErr w:type="gramEnd"/>
      <w:r>
        <w:t xml:space="preserve"> right? Doesn’t read quite right to me.</w:t>
      </w:r>
    </w:p>
  </w:comment>
  <w:comment w:id="5" w:author="Philip McGowan" w:date="2021-12-10T16:09:00Z" w:initials="PM">
    <w:p w14:paraId="1BD6AB24" w14:textId="7E87312D" w:rsidR="0087480C" w:rsidRDefault="0087480C">
      <w:pPr>
        <w:pStyle w:val="CommentText"/>
      </w:pPr>
      <w:r>
        <w:rPr>
          <w:rStyle w:val="CommentReference"/>
        </w:rPr>
        <w:annotationRef/>
      </w:r>
      <w:r>
        <w:t>Is it worth making explicit which factors/context you are saying are local and which are not necessarily local (which I think is implied here in part)?</w:t>
      </w:r>
    </w:p>
  </w:comment>
  <w:comment w:id="7" w:author="Philip McGowan" w:date="2021-12-10T16:11:00Z" w:initials="PM">
    <w:p w14:paraId="237686E8" w14:textId="479C0005" w:rsidR="0087480C" w:rsidRDefault="0087480C">
      <w:pPr>
        <w:pStyle w:val="CommentText"/>
      </w:pPr>
      <w:r>
        <w:rPr>
          <w:rStyle w:val="CommentReference"/>
        </w:rPr>
        <w:annotationRef/>
      </w:r>
      <w:r>
        <w:t xml:space="preserve">Anything more recent? Are patterns likely </w:t>
      </w:r>
      <w:proofErr w:type="spellStart"/>
      <w:r>
        <w:t>ot</w:t>
      </w:r>
      <w:proofErr w:type="spellEnd"/>
      <w:r>
        <w:t xml:space="preserve"> have changed in 15 years? </w:t>
      </w:r>
    </w:p>
  </w:comment>
  <w:comment w:id="12" w:author="Philip McGowan" w:date="2021-12-10T16:12:00Z" w:initials="PM">
    <w:p w14:paraId="22797D96" w14:textId="2E96E097" w:rsidR="0087480C" w:rsidRDefault="0087480C">
      <w:pPr>
        <w:pStyle w:val="CommentText"/>
      </w:pPr>
      <w:r>
        <w:rPr>
          <w:rStyle w:val="CommentReference"/>
        </w:rPr>
        <w:annotationRef/>
      </w:r>
      <w:proofErr w:type="gramStart"/>
      <w:r>
        <w:t>?redundant</w:t>
      </w:r>
      <w:proofErr w:type="gramEnd"/>
    </w:p>
  </w:comment>
  <w:comment w:id="13" w:author="Philip McGowan" w:date="2021-12-10T16:12:00Z" w:initials="PM">
    <w:p w14:paraId="6D32C6E9" w14:textId="1DF600C0" w:rsidR="0087480C" w:rsidRDefault="0087480C">
      <w:pPr>
        <w:pStyle w:val="CommentText"/>
      </w:pPr>
      <w:r>
        <w:rPr>
          <w:rStyle w:val="CommentReference"/>
        </w:rPr>
        <w:annotationRef/>
      </w:r>
      <w:r>
        <w:t>Again, are you implying that everything in the rest of this paragraph is local?</w:t>
      </w:r>
    </w:p>
  </w:comment>
  <w:comment w:id="14" w:author="Philip McGowan" w:date="2021-12-10T16:14:00Z" w:initials="PM">
    <w:p w14:paraId="01878D50" w14:textId="43B327B8" w:rsidR="0087480C" w:rsidRDefault="0087480C">
      <w:pPr>
        <w:pStyle w:val="CommentText"/>
      </w:pPr>
      <w:r>
        <w:rPr>
          <w:rStyle w:val="CommentReference"/>
        </w:rPr>
        <w:annotationRef/>
      </w:r>
      <w:r>
        <w:t xml:space="preserve">Can you describe in ecological terms </w:t>
      </w:r>
      <w:proofErr w:type="gramStart"/>
      <w:r>
        <w:t>– ?</w:t>
      </w:r>
      <w:proofErr w:type="gramEnd"/>
      <w:r>
        <w:t>‘interacted to contribute to’</w:t>
      </w:r>
    </w:p>
  </w:comment>
  <w:comment w:id="15" w:author="Philip McGowan" w:date="2021-12-10T16:27:00Z" w:initials="PM">
    <w:p w14:paraId="042167FD" w14:textId="6F1039DC" w:rsidR="0087480C" w:rsidRDefault="0087480C">
      <w:pPr>
        <w:pStyle w:val="CommentText"/>
      </w:pPr>
      <w:r>
        <w:rPr>
          <w:rStyle w:val="CommentReference"/>
        </w:rPr>
        <w:annotationRef/>
      </w:r>
      <w:r>
        <w:t>Is this forest loss, or LUC more generally?</w:t>
      </w:r>
    </w:p>
  </w:comment>
  <w:comment w:id="16" w:author="Philip McGowan" w:date="2021-12-10T16:28:00Z" w:initials="PM">
    <w:p w14:paraId="5C889991" w14:textId="7EF57121" w:rsidR="0087480C" w:rsidRDefault="0087480C">
      <w:pPr>
        <w:pStyle w:val="CommentText"/>
      </w:pPr>
      <w:r>
        <w:rPr>
          <w:rStyle w:val="CommentReference"/>
        </w:rPr>
        <w:annotationRef/>
      </w:r>
      <w:r>
        <w:t>Is this stating what has gone before? Is this saying something new?</w:t>
      </w:r>
    </w:p>
  </w:comment>
  <w:comment w:id="26" w:author="Philip McGowan" w:date="2021-12-10T16:30:00Z" w:initials="PM">
    <w:p w14:paraId="77BE042D" w14:textId="2377F2E0" w:rsidR="0087480C" w:rsidRDefault="0087480C">
      <w:pPr>
        <w:pStyle w:val="CommentText"/>
      </w:pPr>
      <w:r>
        <w:rPr>
          <w:rStyle w:val="CommentReference"/>
        </w:rPr>
        <w:annotationRef/>
      </w:r>
      <w:r>
        <w:t xml:space="preserve">Does this follow, given that the previous sentence says that the two studies were at similar spatial scales. </w:t>
      </w:r>
    </w:p>
  </w:comment>
  <w:comment w:id="27" w:author="Philip McGowan" w:date="2021-12-10T16:31:00Z" w:initials="PM">
    <w:p w14:paraId="4650FCD5" w14:textId="77777777" w:rsidR="0087480C" w:rsidRDefault="0087480C">
      <w:pPr>
        <w:pStyle w:val="CommentText"/>
      </w:pPr>
      <w:r>
        <w:rPr>
          <w:rStyle w:val="CommentReference"/>
        </w:rPr>
        <w:annotationRef/>
      </w:r>
      <w:r>
        <w:t xml:space="preserve">Specifying the drivers? Again, I’d prefer ecological/conservation terms. </w:t>
      </w:r>
    </w:p>
    <w:p w14:paraId="25550AB4" w14:textId="77777777" w:rsidR="0087480C" w:rsidRDefault="0087480C">
      <w:pPr>
        <w:pStyle w:val="CommentText"/>
      </w:pPr>
    </w:p>
    <w:p w14:paraId="55EBE946" w14:textId="77777777" w:rsidR="0087480C" w:rsidRDefault="0087480C">
      <w:pPr>
        <w:pStyle w:val="CommentText"/>
      </w:pPr>
      <w:r>
        <w:t xml:space="preserve">Does this last sentence apart, at least in part, some of the assertions from above? </w:t>
      </w:r>
    </w:p>
    <w:p w14:paraId="6255EDC1" w14:textId="77777777" w:rsidR="0087480C" w:rsidRDefault="0087480C">
      <w:pPr>
        <w:pStyle w:val="CommentText"/>
      </w:pPr>
    </w:p>
    <w:p w14:paraId="4BAD4C13" w14:textId="3B6CA810" w:rsidR="0087480C" w:rsidRDefault="0087480C">
      <w:pPr>
        <w:pStyle w:val="CommentText"/>
      </w:pPr>
      <w:r>
        <w:t>I wonder about making the structure of these first three paragraphs more explicit in what each paragraph contains. Maybe break into smaller paragraphs and use one of more subheadings?</w:t>
      </w:r>
    </w:p>
  </w:comment>
  <w:comment w:id="28" w:author="Philip McGowan" w:date="2021-12-10T17:06:00Z" w:initials="PM">
    <w:p w14:paraId="52784E2B" w14:textId="0B691123" w:rsidR="0087480C" w:rsidRDefault="0087480C">
      <w:pPr>
        <w:pStyle w:val="CommentText"/>
      </w:pPr>
      <w:r>
        <w:rPr>
          <w:rStyle w:val="CommentReference"/>
        </w:rPr>
        <w:annotationRef/>
      </w:r>
      <w:r>
        <w:t xml:space="preserve">Perhaps use a Cambodia subheading here. </w:t>
      </w:r>
    </w:p>
  </w:comment>
  <w:comment w:id="29" w:author="Philip McGowan" w:date="2021-12-10T17:07:00Z" w:initials="PM">
    <w:p w14:paraId="58C31526" w14:textId="1A570D57" w:rsidR="0087480C" w:rsidRDefault="0087480C">
      <w:pPr>
        <w:pStyle w:val="CommentText"/>
      </w:pPr>
      <w:r>
        <w:rPr>
          <w:rStyle w:val="CommentReference"/>
        </w:rPr>
        <w:annotationRef/>
      </w:r>
      <w:proofErr w:type="gramStart"/>
      <w:r>
        <w:t>?couple</w:t>
      </w:r>
      <w:proofErr w:type="gramEnd"/>
      <w:r>
        <w:t xml:space="preserve"> of decades?</w:t>
      </w:r>
    </w:p>
  </w:comment>
  <w:comment w:id="32" w:author="Philip McGowan" w:date="2021-12-10T17:09:00Z" w:initials="PM">
    <w:p w14:paraId="4DEAD8B4" w14:textId="6F457EF0" w:rsidR="0087480C" w:rsidRDefault="0087480C">
      <w:pPr>
        <w:pStyle w:val="CommentText"/>
      </w:pPr>
      <w:r>
        <w:rPr>
          <w:rStyle w:val="CommentReference"/>
        </w:rPr>
        <w:annotationRef/>
      </w:r>
      <w:r>
        <w:t xml:space="preserve">As noted above this sort of general statement seems to pop up every now and again. Am I missing something different each time it is mentioned? Is the argument advanced with each mention? Apologies if I am missing something. </w:t>
      </w:r>
    </w:p>
  </w:comment>
  <w:comment w:id="33" w:author="Philip McGowan" w:date="2021-12-10T17:10:00Z" w:initials="PM">
    <w:p w14:paraId="5823BBD1" w14:textId="5C14BB7C" w:rsidR="0087480C" w:rsidRDefault="0087480C">
      <w:pPr>
        <w:pStyle w:val="CommentText"/>
      </w:pPr>
      <w:r>
        <w:rPr>
          <w:rStyle w:val="CommentReference"/>
        </w:rPr>
        <w:annotationRef/>
      </w:r>
      <w:r>
        <w:t>Suggest new paragraph</w:t>
      </w:r>
    </w:p>
  </w:comment>
  <w:comment w:id="34" w:author="Philip McGowan" w:date="2021-12-10T17:11:00Z" w:initials="PM">
    <w:p w14:paraId="226978A3" w14:textId="0811D119" w:rsidR="0087480C" w:rsidRDefault="0087480C">
      <w:pPr>
        <w:pStyle w:val="CommentText"/>
      </w:pPr>
      <w:r>
        <w:rPr>
          <w:rStyle w:val="CommentReference"/>
        </w:rPr>
        <w:annotationRef/>
      </w:r>
      <w:r>
        <w:t xml:space="preserve">Do you mean that only the environmental management took place between those dates? Or does this refer to the study period of </w:t>
      </w:r>
      <w:proofErr w:type="spellStart"/>
      <w:r>
        <w:t>Gaughan</w:t>
      </w:r>
      <w:proofErr w:type="spellEnd"/>
      <w:r>
        <w:t xml:space="preserve"> et al? If the latter, I’d move this to the end of the sentence. </w:t>
      </w:r>
    </w:p>
  </w:comment>
  <w:comment w:id="35" w:author="Philip McGowan" w:date="2021-12-10T17:13:00Z" w:initials="PM">
    <w:p w14:paraId="788A8FD6" w14:textId="13CD37F9" w:rsidR="0087480C" w:rsidRDefault="0087480C">
      <w:pPr>
        <w:pStyle w:val="CommentText"/>
      </w:pPr>
      <w:r>
        <w:rPr>
          <w:rStyle w:val="CommentReference"/>
        </w:rPr>
        <w:annotationRef/>
      </w:r>
      <w:r>
        <w:t xml:space="preserve">And lack of co-creation – see Waylen et al. </w:t>
      </w:r>
      <w:hyperlink r:id="rId1" w:history="1">
        <w:r w:rsidRPr="00BC4C81">
          <w:rPr>
            <w:rStyle w:val="Hyperlink"/>
          </w:rPr>
          <w:t>https://conbio.onlinelibrary.wiley.com/doi/10.1111/j.1523-1739.2010.01446.x</w:t>
        </w:r>
      </w:hyperlink>
    </w:p>
    <w:p w14:paraId="7F666A0B" w14:textId="77777777" w:rsidR="0087480C" w:rsidRDefault="0087480C">
      <w:pPr>
        <w:pStyle w:val="CommentText"/>
      </w:pPr>
    </w:p>
    <w:p w14:paraId="2E8F6002" w14:textId="4F514DF3" w:rsidR="0087480C" w:rsidRDefault="0087480C">
      <w:pPr>
        <w:pStyle w:val="CommentText"/>
      </w:pPr>
      <w:r>
        <w:t xml:space="preserve">Slightly different framing, but worth considering, albeit largely African examples.  </w:t>
      </w:r>
    </w:p>
  </w:comment>
  <w:comment w:id="47" w:author="Nils Bunnefeld" w:date="2021-12-08T09:28:00Z" w:initials="NB">
    <w:p w14:paraId="4EFD296F" w14:textId="7381D094" w:rsidR="0087480C" w:rsidRDefault="0087480C">
      <w:pPr>
        <w:pStyle w:val="CommentText"/>
      </w:pPr>
      <w:r>
        <w:rPr>
          <w:rStyle w:val="CommentReference"/>
        </w:rPr>
        <w:annotationRef/>
      </w:r>
      <w:r>
        <w:t xml:space="preserve">I am not sure what a non-statistical approach is. Would not be better to say what you are going to do or leave this out since you mention cluster analysis in the next sentence? </w:t>
      </w:r>
    </w:p>
  </w:comment>
  <w:comment w:id="48" w:author="Philip McGowan" w:date="2021-12-14T07:40:00Z" w:initials="PM">
    <w:p w14:paraId="1D0A6C4D" w14:textId="0FFFFDE3" w:rsidR="0087480C" w:rsidRDefault="0087480C">
      <w:pPr>
        <w:pStyle w:val="CommentText"/>
      </w:pPr>
      <w:r>
        <w:rPr>
          <w:rStyle w:val="CommentReference"/>
        </w:rPr>
        <w:annotationRef/>
      </w:r>
      <w:r>
        <w:t>Can this be tightened – to include the emphasis on local before. What do you want to achieve by ‘revealing’ patterns?</w:t>
      </w:r>
    </w:p>
  </w:comment>
  <w:comment w:id="50" w:author="Philip McGowan" w:date="2021-12-14T07:42:00Z" w:initials="PM">
    <w:p w14:paraId="159C715C" w14:textId="77777777" w:rsidR="0087480C" w:rsidRDefault="0087480C">
      <w:pPr>
        <w:pStyle w:val="CommentText"/>
      </w:pPr>
      <w:r>
        <w:rPr>
          <w:rStyle w:val="CommentReference"/>
        </w:rPr>
        <w:annotationRef/>
      </w:r>
      <w:proofErr w:type="gramStart"/>
      <w:r>
        <w:t>Both of these</w:t>
      </w:r>
      <w:proofErr w:type="gramEnd"/>
      <w:r>
        <w:t xml:space="preserve"> objectives are analysis led. What’s the conservation purposes of them, or is it ‘just’ trying out a couple of different analyses to see what they show?</w:t>
      </w:r>
    </w:p>
    <w:p w14:paraId="2A9FF566" w14:textId="77777777" w:rsidR="00F96DD2" w:rsidRDefault="00F96DD2">
      <w:pPr>
        <w:pStyle w:val="CommentText"/>
      </w:pPr>
    </w:p>
    <w:p w14:paraId="6ABBAF66" w14:textId="54A5ADA7" w:rsidR="00F96DD2" w:rsidRDefault="00F96DD2">
      <w:pPr>
        <w:pStyle w:val="CommentText"/>
      </w:pPr>
      <w:r>
        <w:t>Is it possible to state the conservation questions you want to answer/issues to be explored?</w:t>
      </w:r>
    </w:p>
  </w:comment>
  <w:comment w:id="53" w:author="Philip McGowan" w:date="2021-12-14T07:44:00Z" w:initials="PM">
    <w:p w14:paraId="1B2DD264" w14:textId="2FF5537E" w:rsidR="0087480C" w:rsidRDefault="0087480C">
      <w:pPr>
        <w:pStyle w:val="CommentText"/>
      </w:pPr>
      <w:r>
        <w:rPr>
          <w:rStyle w:val="CommentReference"/>
        </w:rPr>
        <w:annotationRef/>
      </w:r>
      <w:r>
        <w:t>Is it worth giving the range of sizes (in km2), to give a sense of these ‘local’ unit</w:t>
      </w:r>
      <w:r w:rsidR="00F96DD2">
        <w:t>s?</w:t>
      </w:r>
    </w:p>
  </w:comment>
  <w:comment w:id="55" w:author="Philip McGowan" w:date="2021-12-14T07:51:00Z" w:initials="PM">
    <w:p w14:paraId="1CB9820D" w14:textId="73460C84" w:rsidR="00F96DD2" w:rsidRDefault="00F96DD2">
      <w:pPr>
        <w:pStyle w:val="CommentText"/>
      </w:pPr>
      <w:r>
        <w:rPr>
          <w:rStyle w:val="CommentReference"/>
        </w:rPr>
        <w:annotationRef/>
      </w:r>
      <w:r>
        <w:t>Include scale on map?</w:t>
      </w:r>
    </w:p>
  </w:comment>
  <w:comment w:id="56" w:author="Philip McGowan" w:date="2021-12-14T07:52:00Z" w:initials="PM">
    <w:p w14:paraId="7190DA11" w14:textId="5A897E83" w:rsidR="00F96DD2" w:rsidRDefault="00F96DD2">
      <w:pPr>
        <w:pStyle w:val="CommentText"/>
      </w:pPr>
      <w:r>
        <w:rPr>
          <w:rStyle w:val="CommentReference"/>
        </w:rPr>
        <w:annotationRef/>
      </w:r>
      <w:r>
        <w:t xml:space="preserve">This is interesting – worth any discussion about the power that resides in each level of the administration? Does this suggest that power over the issues you are exploring rests higher up the chain, if communes can be changed so easily? Forgive my ignorance. </w:t>
      </w:r>
    </w:p>
  </w:comment>
  <w:comment w:id="57" w:author="Philip McGowan" w:date="2021-12-14T07:55:00Z" w:initials="PM">
    <w:p w14:paraId="5091F144" w14:textId="77777777" w:rsidR="00F96DD2" w:rsidRDefault="00F96DD2">
      <w:pPr>
        <w:pStyle w:val="CommentText"/>
      </w:pPr>
      <w:r>
        <w:rPr>
          <w:rStyle w:val="CommentReference"/>
        </w:rPr>
        <w:annotationRef/>
      </w:r>
      <w:r>
        <w:t xml:space="preserve">Is this the right phrase for legal cases? I think that we’d see social justice as being rather different. This could be a measure of compliance/how </w:t>
      </w:r>
      <w:proofErr w:type="gramStart"/>
      <w:r>
        <w:t>law abiding</w:t>
      </w:r>
      <w:proofErr w:type="gramEnd"/>
      <w:r>
        <w:t xml:space="preserve"> people are. The laws could still be unjust, but people abide by them for a range of reasons. </w:t>
      </w:r>
    </w:p>
    <w:p w14:paraId="2E124615" w14:textId="77777777" w:rsidR="00F96DD2" w:rsidRDefault="00F96DD2">
      <w:pPr>
        <w:pStyle w:val="CommentText"/>
      </w:pPr>
    </w:p>
    <w:p w14:paraId="67C74852" w14:textId="2891D230" w:rsidR="00F96DD2" w:rsidRDefault="00F96DD2">
      <w:pPr>
        <w:pStyle w:val="CommentText"/>
      </w:pPr>
      <w:r>
        <w:t>Social justice could/should include some of the variables above.</w:t>
      </w:r>
    </w:p>
  </w:comment>
  <w:comment w:id="61" w:author="Nils Bunnefeld" w:date="2021-12-08T09:37:00Z" w:initials="NB">
    <w:p w14:paraId="47D1311E" w14:textId="72DA3227" w:rsidR="0087480C" w:rsidRDefault="0087480C">
      <w:pPr>
        <w:pStyle w:val="CommentText"/>
      </w:pPr>
      <w:r>
        <w:rPr>
          <w:rStyle w:val="CommentReference"/>
        </w:rPr>
        <w:annotationRef/>
      </w:r>
      <w:r>
        <w:t xml:space="preserve">I think this text is not very informative without saying what the variables are in these models and saying what the difference was. </w:t>
      </w:r>
    </w:p>
  </w:comment>
  <w:comment w:id="62" w:author="Philip McGowan" w:date="2021-12-14T08:00:00Z" w:initials="PM">
    <w:p w14:paraId="7BF8E284" w14:textId="6488FADA" w:rsidR="00452988" w:rsidRDefault="00452988">
      <w:pPr>
        <w:pStyle w:val="CommentText"/>
      </w:pPr>
      <w:r>
        <w:rPr>
          <w:rStyle w:val="CommentReference"/>
        </w:rPr>
        <w:annotationRef/>
      </w:r>
      <w:r>
        <w:t>Would be interesting to include the extent of each cluster (</w:t>
      </w:r>
      <w:proofErr w:type="spellStart"/>
      <w:proofErr w:type="gramStart"/>
      <w:r>
        <w:t>ie</w:t>
      </w:r>
      <w:proofErr w:type="spellEnd"/>
      <w:proofErr w:type="gramEnd"/>
      <w:r>
        <w:t xml:space="preserve"> in km2) so that the reader can get a sense of how much of the country each cluster represents. </w:t>
      </w:r>
    </w:p>
  </w:comment>
  <w:comment w:id="63" w:author="Philip McGowan" w:date="2021-12-14T08:04:00Z" w:initials="PM">
    <w:p w14:paraId="760C79A6" w14:textId="77907BAF" w:rsidR="00452988" w:rsidRDefault="00452988">
      <w:pPr>
        <w:pStyle w:val="CommentText"/>
      </w:pPr>
      <w:r>
        <w:rPr>
          <w:rStyle w:val="CommentReference"/>
        </w:rPr>
        <w:annotationRef/>
      </w:r>
      <w:r>
        <w:t xml:space="preserve">Suggests that the aim/objectives might be around building a model to describe the relationships and them characterising/assessing those relationships </w:t>
      </w:r>
      <w:proofErr w:type="gramStart"/>
      <w:r>
        <w:t>(?at</w:t>
      </w:r>
      <w:proofErr w:type="gramEnd"/>
      <w:r>
        <w:t xml:space="preserve"> varying administrative scales).</w:t>
      </w:r>
    </w:p>
  </w:comment>
  <w:comment w:id="64" w:author="Philip McGowan" w:date="2021-12-14T08:06:00Z" w:initials="PM">
    <w:p w14:paraId="7CE5D7D7" w14:textId="4D2C537D" w:rsidR="00452988" w:rsidRDefault="00452988">
      <w:pPr>
        <w:pStyle w:val="CommentText"/>
      </w:pPr>
      <w:r>
        <w:rPr>
          <w:rStyle w:val="CommentReference"/>
        </w:rPr>
        <w:annotationRef/>
      </w:r>
      <w:r>
        <w:t xml:space="preserve">Will need to make clear at some point what ‘these types of analyses’ are. </w:t>
      </w:r>
    </w:p>
  </w:comment>
  <w:comment w:id="65" w:author="Philip McGowan" w:date="2021-12-14T08:07:00Z" w:initials="PM">
    <w:p w14:paraId="388BB1FC" w14:textId="007783DF" w:rsidR="00442820" w:rsidRDefault="00452988">
      <w:pPr>
        <w:pStyle w:val="CommentText"/>
      </w:pPr>
      <w:r>
        <w:rPr>
          <w:rStyle w:val="CommentReference"/>
        </w:rPr>
        <w:annotationRef/>
      </w:r>
      <w:r>
        <w:t xml:space="preserve">This is the key part </w:t>
      </w:r>
      <w:r w:rsidR="00442820">
        <w:t xml:space="preserve">isn’t it </w:t>
      </w:r>
      <w:r>
        <w:t>and I would find this easier to take home the key messages if this was the upfront intent of the work and so aim/</w:t>
      </w:r>
      <w:r w:rsidR="00442820">
        <w:t>objectives</w:t>
      </w:r>
      <w:r>
        <w:t xml:space="preserve"> flowed from this and the </w:t>
      </w:r>
      <w:proofErr w:type="gramStart"/>
      <w:r>
        <w:t>high level</w:t>
      </w:r>
      <w:proofErr w:type="gramEnd"/>
      <w:r>
        <w:t xml:space="preserve"> results reported this. That could easily accommodate the creation of the model, the gathering of the data, the methodological challenges (including scale) and the </w:t>
      </w:r>
      <w:r w:rsidR="00442820">
        <w:t xml:space="preserve">key findings. </w:t>
      </w:r>
    </w:p>
  </w:comment>
  <w:comment w:id="66" w:author="Philip McGowan" w:date="2021-12-14T08:14:00Z" w:initials="PM">
    <w:p w14:paraId="040AA5E8" w14:textId="191A1BCA" w:rsidR="00442820" w:rsidRDefault="00442820">
      <w:pPr>
        <w:pStyle w:val="CommentText"/>
      </w:pPr>
      <w:r>
        <w:rPr>
          <w:rStyle w:val="CommentReference"/>
        </w:rPr>
        <w:annotationRef/>
      </w:r>
      <w:r>
        <w:t xml:space="preserve">Ah, so entirely methodological. I had wondered if </w:t>
      </w:r>
      <w:proofErr w:type="spellStart"/>
      <w:r>
        <w:t>thre</w:t>
      </w:r>
      <w:proofErr w:type="spellEnd"/>
      <w:r>
        <w:t xml:space="preserve"> was a conservation reason for this – for example, giving insights into the consequences of policies/decisions enacted at different levels. Maybe a sentence in the Intro about different powers at </w:t>
      </w:r>
      <w:proofErr w:type="gramStart"/>
      <w:r>
        <w:t>different  levels</w:t>
      </w:r>
      <w:proofErr w:type="gramEnd"/>
      <w:r>
        <w:t xml:space="preserve"> might help. </w:t>
      </w:r>
    </w:p>
  </w:comment>
  <w:comment w:id="67" w:author="Philip McGowan" w:date="2021-12-14T08:20:00Z" w:initials="PM">
    <w:p w14:paraId="487ED2AF" w14:textId="4E80BD86" w:rsidR="00B01E33" w:rsidRDefault="00B01E33">
      <w:pPr>
        <w:pStyle w:val="CommentText"/>
      </w:pPr>
      <w:r>
        <w:rPr>
          <w:rStyle w:val="CommentReference"/>
        </w:rPr>
        <w:annotationRef/>
      </w:r>
      <w:r>
        <w:t xml:space="preserve">Maybe revise this, as much of this is about the analytical complexity and challenges. Rather than a </w:t>
      </w:r>
      <w:proofErr w:type="gramStart"/>
      <w:r>
        <w:t>clear cut take home</w:t>
      </w:r>
      <w:proofErr w:type="gramEnd"/>
      <w:r>
        <w:t xml:space="preserve"> message about what you’ve deduced about scale and these socio-economic drivers. </w:t>
      </w:r>
    </w:p>
  </w:comment>
  <w:comment w:id="68" w:author="Philip McGowan" w:date="2021-12-14T08:23:00Z" w:initials="PM">
    <w:p w14:paraId="1BA36FC7" w14:textId="77777777" w:rsidR="00B01E33" w:rsidRDefault="00B01E33">
      <w:pPr>
        <w:pStyle w:val="CommentText"/>
      </w:pPr>
      <w:r>
        <w:rPr>
          <w:rStyle w:val="CommentReference"/>
        </w:rPr>
        <w:annotationRef/>
      </w:r>
      <w:r>
        <w:t xml:space="preserve">This is the stuff that is really </w:t>
      </w:r>
      <w:proofErr w:type="gramStart"/>
      <w:r>
        <w:t>interesting</w:t>
      </w:r>
      <w:proofErr w:type="gramEnd"/>
      <w:r>
        <w:t xml:space="preserve"> and I’d like to see it feature more prominently. Can you have your headline results up front and then the methodological caveats after? </w:t>
      </w:r>
    </w:p>
    <w:p w14:paraId="76F8EB3A" w14:textId="77777777" w:rsidR="00B01E33" w:rsidRDefault="00B01E33">
      <w:pPr>
        <w:pStyle w:val="CommentText"/>
      </w:pPr>
    </w:p>
    <w:p w14:paraId="2B63833A" w14:textId="063C8842" w:rsidR="00B01E33" w:rsidRDefault="00B01E33">
      <w:pPr>
        <w:pStyle w:val="CommentText"/>
      </w:pPr>
      <w:r>
        <w:t xml:space="preserve">I wonder why this is not your headline result at the start of the Discussion. </w:t>
      </w:r>
    </w:p>
  </w:comment>
  <w:comment w:id="69" w:author="Philip McGowan" w:date="2021-12-14T08:23:00Z" w:initials="PM">
    <w:p w14:paraId="3BF3AA67" w14:textId="2BA31B85" w:rsidR="00B01E33" w:rsidRDefault="00B01E33">
      <w:pPr>
        <w:pStyle w:val="CommentText"/>
      </w:pPr>
      <w:r>
        <w:rPr>
          <w:rStyle w:val="CommentReference"/>
        </w:rPr>
        <w:annotationRef/>
      </w:r>
      <w:r>
        <w:t>Is this repetitive?</w:t>
      </w:r>
    </w:p>
  </w:comment>
  <w:comment w:id="70" w:author="Philip McGowan" w:date="2021-12-14T08:29:00Z" w:initials="PM">
    <w:p w14:paraId="15A90684" w14:textId="1EF0F6E1" w:rsidR="000E4090" w:rsidRDefault="000E4090">
      <w:pPr>
        <w:pStyle w:val="CommentText"/>
      </w:pPr>
      <w:r>
        <w:rPr>
          <w:rStyle w:val="CommentReference"/>
        </w:rPr>
        <w:annotationRef/>
      </w:r>
      <w:r>
        <w:t>I’d prefer a subheading that was question led (</w:t>
      </w:r>
      <w:proofErr w:type="spellStart"/>
      <w:proofErr w:type="gramStart"/>
      <w:r>
        <w:t>ie</w:t>
      </w:r>
      <w:proofErr w:type="spellEnd"/>
      <w:proofErr w:type="gramEnd"/>
      <w:r>
        <w:t xml:space="preserve"> the conservation relevance) rather than analysis. </w:t>
      </w:r>
    </w:p>
  </w:comment>
  <w:comment w:id="71" w:author="Philip McGowan" w:date="2021-12-14T08:25:00Z" w:initials="PM">
    <w:p w14:paraId="5B43FC14" w14:textId="7841340C" w:rsidR="00B01E33" w:rsidRDefault="00B01E33">
      <w:pPr>
        <w:pStyle w:val="CommentText"/>
      </w:pPr>
      <w:r>
        <w:rPr>
          <w:rStyle w:val="CommentReference"/>
        </w:rPr>
        <w:annotationRef/>
      </w:r>
      <w:r>
        <w:t xml:space="preserve">Can you say whether that was worthwhile? Would be good to know if this did give you insights that you would not have gained from these ‘traditional’ methods. In other </w:t>
      </w:r>
      <w:proofErr w:type="gramStart"/>
      <w:r>
        <w:t>words</w:t>
      </w:r>
      <w:proofErr w:type="gramEnd"/>
      <w:r>
        <w:t xml:space="preserve"> was there a science benefit, in addition to doing something different. </w:t>
      </w:r>
    </w:p>
  </w:comment>
  <w:comment w:id="73" w:author="Philip McGowan" w:date="2021-12-14T08:31:00Z" w:initials="PM">
    <w:p w14:paraId="1D3BD4FB" w14:textId="1612B2DC" w:rsidR="000E4090" w:rsidRDefault="000E4090">
      <w:pPr>
        <w:pStyle w:val="CommentText"/>
      </w:pPr>
      <w:r>
        <w:rPr>
          <w:rStyle w:val="CommentReference"/>
        </w:rPr>
        <w:annotationRef/>
      </w:r>
      <w:r>
        <w:t>Check spelling</w:t>
      </w:r>
    </w:p>
  </w:comment>
  <w:comment w:id="72" w:author="Philip McGowan" w:date="2021-12-14T08:32:00Z" w:initials="PM">
    <w:p w14:paraId="36E7A493" w14:textId="77777777" w:rsidR="000E4090" w:rsidRDefault="000E4090">
      <w:pPr>
        <w:pStyle w:val="CommentText"/>
      </w:pPr>
      <w:r>
        <w:rPr>
          <w:rStyle w:val="CommentReference"/>
        </w:rPr>
        <w:annotationRef/>
      </w:r>
      <w:r>
        <w:t xml:space="preserve">This, and the following text are again the key results. Can these be highlighted? These are the insights I’d read the paper for. </w:t>
      </w:r>
    </w:p>
    <w:p w14:paraId="1C3909F2" w14:textId="77777777" w:rsidR="000E4090" w:rsidRDefault="000E4090">
      <w:pPr>
        <w:pStyle w:val="CommentText"/>
      </w:pPr>
    </w:p>
    <w:p w14:paraId="66646DE6" w14:textId="7655ADCA" w:rsidR="000E4090" w:rsidRDefault="000E4090">
      <w:pPr>
        <w:pStyle w:val="CommentText"/>
      </w:pPr>
      <w:r>
        <w:t>I’d remove cluster numbers (great for Results, less so for Discussion) and talk about the places only – make it real world for the reader. This is interesting stuff.</w:t>
      </w:r>
    </w:p>
  </w:comment>
  <w:comment w:id="74" w:author="Philip McGowan" w:date="2021-12-14T08:37:00Z" w:initials="PM">
    <w:p w14:paraId="4FF91AFE" w14:textId="30702A1D" w:rsidR="000E4090" w:rsidRDefault="000E4090">
      <w:pPr>
        <w:pStyle w:val="CommentText"/>
      </w:pPr>
      <w:r>
        <w:rPr>
          <w:rStyle w:val="CommentReference"/>
        </w:rPr>
        <w:annotationRef/>
      </w:r>
      <w:r>
        <w:t>Anything to say about access for extractive sectors, ELCs, which comes up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1AC2D5" w15:done="0"/>
  <w15:commentEx w15:paraId="1BD6AB24" w15:done="0"/>
  <w15:commentEx w15:paraId="237686E8" w15:done="0"/>
  <w15:commentEx w15:paraId="22797D96" w15:done="0"/>
  <w15:commentEx w15:paraId="6D32C6E9" w15:done="0"/>
  <w15:commentEx w15:paraId="01878D50" w15:done="0"/>
  <w15:commentEx w15:paraId="042167FD" w15:done="0"/>
  <w15:commentEx w15:paraId="5C889991" w15:done="0"/>
  <w15:commentEx w15:paraId="77BE042D" w15:done="0"/>
  <w15:commentEx w15:paraId="4BAD4C13" w15:done="0"/>
  <w15:commentEx w15:paraId="52784E2B" w15:done="0"/>
  <w15:commentEx w15:paraId="58C31526" w15:done="0"/>
  <w15:commentEx w15:paraId="4DEAD8B4" w15:done="0"/>
  <w15:commentEx w15:paraId="5823BBD1" w15:done="0"/>
  <w15:commentEx w15:paraId="226978A3" w15:done="0"/>
  <w15:commentEx w15:paraId="2E8F6002" w15:done="0"/>
  <w15:commentEx w15:paraId="4EFD296F" w15:done="0"/>
  <w15:commentEx w15:paraId="1D0A6C4D" w15:done="0"/>
  <w15:commentEx w15:paraId="6ABBAF66" w15:done="0"/>
  <w15:commentEx w15:paraId="1B2DD264" w15:done="0"/>
  <w15:commentEx w15:paraId="1CB9820D" w15:done="0"/>
  <w15:commentEx w15:paraId="7190DA11" w15:done="0"/>
  <w15:commentEx w15:paraId="67C74852" w15:done="0"/>
  <w15:commentEx w15:paraId="47D1311E" w15:done="0"/>
  <w15:commentEx w15:paraId="7BF8E284" w15:done="0"/>
  <w15:commentEx w15:paraId="760C79A6" w15:done="0"/>
  <w15:commentEx w15:paraId="7CE5D7D7" w15:done="0"/>
  <w15:commentEx w15:paraId="388BB1FC" w15:done="0"/>
  <w15:commentEx w15:paraId="040AA5E8" w15:done="0"/>
  <w15:commentEx w15:paraId="487ED2AF" w15:done="0"/>
  <w15:commentEx w15:paraId="2B63833A" w15:done="0"/>
  <w15:commentEx w15:paraId="3BF3AA67" w15:done="0"/>
  <w15:commentEx w15:paraId="15A90684" w15:done="0"/>
  <w15:commentEx w15:paraId="5B43FC14" w15:done="0"/>
  <w15:commentEx w15:paraId="1D3BD4FB" w15:done="0"/>
  <w15:commentEx w15:paraId="66646DE6" w15:done="0"/>
  <w15:commentEx w15:paraId="4FF91A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DF9D8" w16cex:dateUtc="2021-12-10T16:07:00Z"/>
  <w16cex:commentExtensible w16cex:durableId="255DFA53" w16cex:dateUtc="2021-12-10T16:09:00Z"/>
  <w16cex:commentExtensible w16cex:durableId="255DFAA9" w16cex:dateUtc="2021-12-10T16:11:00Z"/>
  <w16cex:commentExtensible w16cex:durableId="255DFAEE" w16cex:dateUtc="2021-12-10T16:12:00Z"/>
  <w16cex:commentExtensible w16cex:durableId="255DFB0A" w16cex:dateUtc="2021-12-10T16:12:00Z"/>
  <w16cex:commentExtensible w16cex:durableId="255DFB63" w16cex:dateUtc="2021-12-10T16:14:00Z"/>
  <w16cex:commentExtensible w16cex:durableId="255DFE8C" w16cex:dateUtc="2021-12-10T16:27:00Z"/>
  <w16cex:commentExtensible w16cex:durableId="255DFEC9" w16cex:dateUtc="2021-12-10T16:28:00Z"/>
  <w16cex:commentExtensible w16cex:durableId="255DFF3B" w16cex:dateUtc="2021-12-10T16:30:00Z"/>
  <w16cex:commentExtensible w16cex:durableId="255DFF70" w16cex:dateUtc="2021-12-10T16:31:00Z"/>
  <w16cex:commentExtensible w16cex:durableId="255E0799" w16cex:dateUtc="2021-12-10T17:06:00Z"/>
  <w16cex:commentExtensible w16cex:durableId="255E07C8" w16cex:dateUtc="2021-12-10T17:07:00Z"/>
  <w16cex:commentExtensible w16cex:durableId="255E0839" w16cex:dateUtc="2021-12-10T17:09:00Z"/>
  <w16cex:commentExtensible w16cex:durableId="255E088C" w16cex:dateUtc="2021-12-10T17:10:00Z"/>
  <w16cex:commentExtensible w16cex:durableId="255E08CF" w16cex:dateUtc="2021-12-10T17:11:00Z"/>
  <w16cex:commentExtensible w16cex:durableId="255E0946" w16cex:dateUtc="2021-12-10T17:13:00Z"/>
  <w16cex:commentExtensible w16cex:durableId="2562C8F7" w16cex:dateUtc="2021-12-14T07:40:00Z"/>
  <w16cex:commentExtensible w16cex:durableId="2562C958" w16cex:dateUtc="2021-12-14T07:42:00Z"/>
  <w16cex:commentExtensible w16cex:durableId="2562C9CD" w16cex:dateUtc="2021-12-14T07:44:00Z"/>
  <w16cex:commentExtensible w16cex:durableId="2562CB78" w16cex:dateUtc="2021-12-14T07:51:00Z"/>
  <w16cex:commentExtensible w16cex:durableId="2562CBCE" w16cex:dateUtc="2021-12-14T07:52:00Z"/>
  <w16cex:commentExtensible w16cex:durableId="2562CC58" w16cex:dateUtc="2021-12-14T07:55:00Z"/>
  <w16cex:commentExtensible w16cex:durableId="2562CDA2" w16cex:dateUtc="2021-12-14T08:00:00Z"/>
  <w16cex:commentExtensible w16cex:durableId="2562CE82" w16cex:dateUtc="2021-12-14T08:04:00Z"/>
  <w16cex:commentExtensible w16cex:durableId="2562CF0F" w16cex:dateUtc="2021-12-14T08:06:00Z"/>
  <w16cex:commentExtensible w16cex:durableId="2562CF41" w16cex:dateUtc="2021-12-14T08:07:00Z"/>
  <w16cex:commentExtensible w16cex:durableId="2562D0D5" w16cex:dateUtc="2021-12-14T08:14:00Z"/>
  <w16cex:commentExtensible w16cex:durableId="2562D260" w16cex:dateUtc="2021-12-14T08:20:00Z"/>
  <w16cex:commentExtensible w16cex:durableId="2562D31D" w16cex:dateUtc="2021-12-14T08:23:00Z"/>
  <w16cex:commentExtensible w16cex:durableId="2562D307" w16cex:dateUtc="2021-12-14T08:23:00Z"/>
  <w16cex:commentExtensible w16cex:durableId="2562D46C" w16cex:dateUtc="2021-12-14T08:29:00Z"/>
  <w16cex:commentExtensible w16cex:durableId="2562D387" w16cex:dateUtc="2021-12-14T08:25:00Z"/>
  <w16cex:commentExtensible w16cex:durableId="2562D4E3" w16cex:dateUtc="2021-12-14T08:31:00Z"/>
  <w16cex:commentExtensible w16cex:durableId="2562D51C" w16cex:dateUtc="2021-12-14T08:32:00Z"/>
  <w16cex:commentExtensible w16cex:durableId="2562D654" w16cex:dateUtc="2021-12-14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1AC2D5" w16cid:durableId="255DF9D8"/>
  <w16cid:commentId w16cid:paraId="1BD6AB24" w16cid:durableId="255DFA53"/>
  <w16cid:commentId w16cid:paraId="237686E8" w16cid:durableId="255DFAA9"/>
  <w16cid:commentId w16cid:paraId="22797D96" w16cid:durableId="255DFAEE"/>
  <w16cid:commentId w16cid:paraId="6D32C6E9" w16cid:durableId="255DFB0A"/>
  <w16cid:commentId w16cid:paraId="01878D50" w16cid:durableId="255DFB63"/>
  <w16cid:commentId w16cid:paraId="042167FD" w16cid:durableId="255DFE8C"/>
  <w16cid:commentId w16cid:paraId="5C889991" w16cid:durableId="255DFEC9"/>
  <w16cid:commentId w16cid:paraId="77BE042D" w16cid:durableId="255DFF3B"/>
  <w16cid:commentId w16cid:paraId="4BAD4C13" w16cid:durableId="255DFF70"/>
  <w16cid:commentId w16cid:paraId="52784E2B" w16cid:durableId="255E0799"/>
  <w16cid:commentId w16cid:paraId="58C31526" w16cid:durableId="255E07C8"/>
  <w16cid:commentId w16cid:paraId="4DEAD8B4" w16cid:durableId="255E0839"/>
  <w16cid:commentId w16cid:paraId="5823BBD1" w16cid:durableId="255E088C"/>
  <w16cid:commentId w16cid:paraId="226978A3" w16cid:durableId="255E08CF"/>
  <w16cid:commentId w16cid:paraId="2E8F6002" w16cid:durableId="255E0946"/>
  <w16cid:commentId w16cid:paraId="4EFD296F" w16cid:durableId="255DF219"/>
  <w16cid:commentId w16cid:paraId="1D0A6C4D" w16cid:durableId="2562C8F7"/>
  <w16cid:commentId w16cid:paraId="6ABBAF66" w16cid:durableId="2562C958"/>
  <w16cid:commentId w16cid:paraId="1B2DD264" w16cid:durableId="2562C9CD"/>
  <w16cid:commentId w16cid:paraId="1CB9820D" w16cid:durableId="2562CB78"/>
  <w16cid:commentId w16cid:paraId="7190DA11" w16cid:durableId="2562CBCE"/>
  <w16cid:commentId w16cid:paraId="67C74852" w16cid:durableId="2562CC58"/>
  <w16cid:commentId w16cid:paraId="47D1311E" w16cid:durableId="255DF21A"/>
  <w16cid:commentId w16cid:paraId="7BF8E284" w16cid:durableId="2562CDA2"/>
  <w16cid:commentId w16cid:paraId="760C79A6" w16cid:durableId="2562CE82"/>
  <w16cid:commentId w16cid:paraId="7CE5D7D7" w16cid:durableId="2562CF0F"/>
  <w16cid:commentId w16cid:paraId="388BB1FC" w16cid:durableId="2562CF41"/>
  <w16cid:commentId w16cid:paraId="040AA5E8" w16cid:durableId="2562D0D5"/>
  <w16cid:commentId w16cid:paraId="487ED2AF" w16cid:durableId="2562D260"/>
  <w16cid:commentId w16cid:paraId="2B63833A" w16cid:durableId="2562D31D"/>
  <w16cid:commentId w16cid:paraId="3BF3AA67" w16cid:durableId="2562D307"/>
  <w16cid:commentId w16cid:paraId="15A90684" w16cid:durableId="2562D46C"/>
  <w16cid:commentId w16cid:paraId="5B43FC14" w16cid:durableId="2562D387"/>
  <w16cid:commentId w16cid:paraId="1D3BD4FB" w16cid:durableId="2562D4E3"/>
  <w16cid:commentId w16cid:paraId="66646DE6" w16cid:durableId="2562D51C"/>
  <w16cid:commentId w16cid:paraId="4FF91AFE" w16cid:durableId="2562D6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McGowan">
    <w15:presenceInfo w15:providerId="AD" w15:userId="S::npjkm@newcastle.ac.uk::07bcb5e5-7f83-4320-991a-aac362f22a2d"/>
  </w15:person>
  <w15:person w15:author="Nils Bunnefeld">
    <w15:presenceInfo w15:providerId="None" w15:userId="Nils Bunnefel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4E"/>
    <w:rsid w:val="000111C4"/>
    <w:rsid w:val="000359C7"/>
    <w:rsid w:val="0005444F"/>
    <w:rsid w:val="00072256"/>
    <w:rsid w:val="00086943"/>
    <w:rsid w:val="000920A2"/>
    <w:rsid w:val="000A5C90"/>
    <w:rsid w:val="000A7573"/>
    <w:rsid w:val="000B5377"/>
    <w:rsid w:val="000E4090"/>
    <w:rsid w:val="000F1DF8"/>
    <w:rsid w:val="0011048D"/>
    <w:rsid w:val="0011317E"/>
    <w:rsid w:val="00127FD8"/>
    <w:rsid w:val="0014759D"/>
    <w:rsid w:val="00183E11"/>
    <w:rsid w:val="001A49B6"/>
    <w:rsid w:val="001B29DA"/>
    <w:rsid w:val="001C6CC0"/>
    <w:rsid w:val="001D15AF"/>
    <w:rsid w:val="001E29BB"/>
    <w:rsid w:val="00212B19"/>
    <w:rsid w:val="00234AEE"/>
    <w:rsid w:val="002473F5"/>
    <w:rsid w:val="00267EF3"/>
    <w:rsid w:val="00267F13"/>
    <w:rsid w:val="00274B68"/>
    <w:rsid w:val="00285D11"/>
    <w:rsid w:val="002B6711"/>
    <w:rsid w:val="002C711B"/>
    <w:rsid w:val="002F76B2"/>
    <w:rsid w:val="00316B6B"/>
    <w:rsid w:val="003B4CB2"/>
    <w:rsid w:val="003D2547"/>
    <w:rsid w:val="003E3F11"/>
    <w:rsid w:val="004022CF"/>
    <w:rsid w:val="004204F6"/>
    <w:rsid w:val="004336C4"/>
    <w:rsid w:val="0044030A"/>
    <w:rsid w:val="00442820"/>
    <w:rsid w:val="00451A01"/>
    <w:rsid w:val="00452988"/>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1777"/>
    <w:rsid w:val="005E763D"/>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65D20"/>
    <w:rsid w:val="0087480C"/>
    <w:rsid w:val="00890C61"/>
    <w:rsid w:val="008B17DA"/>
    <w:rsid w:val="008B46A1"/>
    <w:rsid w:val="008B6ED5"/>
    <w:rsid w:val="008E12A1"/>
    <w:rsid w:val="008F5576"/>
    <w:rsid w:val="00900623"/>
    <w:rsid w:val="00902F41"/>
    <w:rsid w:val="009045AD"/>
    <w:rsid w:val="009107F5"/>
    <w:rsid w:val="00940351"/>
    <w:rsid w:val="009765E2"/>
    <w:rsid w:val="009B467C"/>
    <w:rsid w:val="009B6994"/>
    <w:rsid w:val="00A13D84"/>
    <w:rsid w:val="00A2445E"/>
    <w:rsid w:val="00A63D6A"/>
    <w:rsid w:val="00A8791E"/>
    <w:rsid w:val="00A87F69"/>
    <w:rsid w:val="00AF5C67"/>
    <w:rsid w:val="00AF717F"/>
    <w:rsid w:val="00AF7E60"/>
    <w:rsid w:val="00B01E33"/>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524F2"/>
    <w:rsid w:val="00C629EA"/>
    <w:rsid w:val="00C64B16"/>
    <w:rsid w:val="00C73044"/>
    <w:rsid w:val="00C769D9"/>
    <w:rsid w:val="00CD0112"/>
    <w:rsid w:val="00D1536D"/>
    <w:rsid w:val="00D25F20"/>
    <w:rsid w:val="00D6664E"/>
    <w:rsid w:val="00E16D69"/>
    <w:rsid w:val="00E62493"/>
    <w:rsid w:val="00E7333A"/>
    <w:rsid w:val="00E735A0"/>
    <w:rsid w:val="00E821FF"/>
    <w:rsid w:val="00EC21B6"/>
    <w:rsid w:val="00EC2FCD"/>
    <w:rsid w:val="00EF0E15"/>
    <w:rsid w:val="00F2715A"/>
    <w:rsid w:val="00F34C45"/>
    <w:rsid w:val="00F5783B"/>
    <w:rsid w:val="00F96DD2"/>
    <w:rsid w:val="00FA2CE8"/>
    <w:rsid w:val="00FA7653"/>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customStyle="1" w:styleId="UnresolvedMention1">
    <w:name w:val="Unresolved Mention1"/>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 w:type="paragraph" w:styleId="BalloonText">
    <w:name w:val="Balloon Text"/>
    <w:basedOn w:val="Normal"/>
    <w:link w:val="BalloonTextChar"/>
    <w:uiPriority w:val="99"/>
    <w:semiHidden/>
    <w:unhideWhenUsed/>
    <w:rsid w:val="005E17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777"/>
    <w:rPr>
      <w:rFonts w:ascii="Segoe UI" w:hAnsi="Segoe UI" w:cs="Segoe UI"/>
      <w:sz w:val="18"/>
      <w:szCs w:val="18"/>
    </w:rPr>
  </w:style>
  <w:style w:type="character" w:styleId="UnresolvedMention">
    <w:name w:val="Unresolved Mention"/>
    <w:basedOn w:val="DefaultParagraphFont"/>
    <w:uiPriority w:val="99"/>
    <w:semiHidden/>
    <w:unhideWhenUsed/>
    <w:rsid w:val="003E3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nbio.onlinelibrary.wiley.com/doi/10.1111/j.1523-1739.2010.0144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opendevelopmentcambodia.ne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customXml" Target="../customXml/item4.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2F73EEE03BD1E459D22691AD33F925E" ma:contentTypeVersion="13" ma:contentTypeDescription="Create a new document." ma:contentTypeScope="" ma:versionID="24994118b2ad253692cee4d3998fb6a0">
  <xsd:schema xmlns:xsd="http://www.w3.org/2001/XMLSchema" xmlns:xs="http://www.w3.org/2001/XMLSchema" xmlns:p="http://schemas.microsoft.com/office/2006/metadata/properties" xmlns:ns3="bf7d3393-5ab9-4fcf-bd4f-950337a57630" xmlns:ns4="89b38698-1d75-4f45-bdfc-44662ae237ff" targetNamespace="http://schemas.microsoft.com/office/2006/metadata/properties" ma:root="true" ma:fieldsID="e10671434899ebc92ae135d345c7e039" ns3:_="" ns4:_="">
    <xsd:import namespace="bf7d3393-5ab9-4fcf-bd4f-950337a57630"/>
    <xsd:import namespace="89b38698-1d75-4f45-bdfc-44662ae237f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d3393-5ab9-4fcf-bd4f-950337a5763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38698-1d75-4f45-bdfc-44662ae237f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70966C-1C94-4408-B71A-F39657D9ADE3}">
  <ds:schemaRefs>
    <ds:schemaRef ds:uri="http://schemas.openxmlformats.org/officeDocument/2006/bibliography"/>
  </ds:schemaRefs>
</ds:datastoreItem>
</file>

<file path=customXml/itemProps2.xml><?xml version="1.0" encoding="utf-8"?>
<ds:datastoreItem xmlns:ds="http://schemas.openxmlformats.org/officeDocument/2006/customXml" ds:itemID="{CC0180CB-B3FB-429A-B9A0-5AC4A1800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d3393-5ab9-4fcf-bd4f-950337a57630"/>
    <ds:schemaRef ds:uri="89b38698-1d75-4f45-bdfc-44662ae23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A77450-92FE-4AC9-95C2-82BE8C5C4D2A}">
  <ds:schemaRefs>
    <ds:schemaRef ds:uri="http://schemas.microsoft.com/sharepoint/v3/contenttype/forms"/>
  </ds:schemaRefs>
</ds:datastoreItem>
</file>

<file path=customXml/itemProps4.xml><?xml version="1.0" encoding="utf-8"?>
<ds:datastoreItem xmlns:ds="http://schemas.openxmlformats.org/officeDocument/2006/customXml" ds:itemID="{8909F5EE-0229-43C6-97DE-29437CAF6641}">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bf7d3393-5ab9-4fcf-bd4f-950337a57630"/>
    <ds:schemaRef ds:uri="http://purl.org/dc/elements/1.1/"/>
    <ds:schemaRef ds:uri="http://schemas.microsoft.com/office/2006/metadata/properties"/>
    <ds:schemaRef ds:uri="89b38698-1d75-4f45-bdfc-44662ae237ff"/>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41620</Words>
  <Characters>237239</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Philip McGowan</cp:lastModifiedBy>
  <cp:revision>3</cp:revision>
  <dcterms:created xsi:type="dcterms:W3CDTF">2021-12-10T17:19:00Z</dcterms:created>
  <dcterms:modified xsi:type="dcterms:W3CDTF">2021-12-14T08:40:00Z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y fmtid="{D5CDD505-2E9C-101B-9397-08002B2CF9AE}" pid="4" name="ContentTypeId">
    <vt:lpwstr>0x01010082F73EEE03BD1E459D22691AD33F925E</vt:lpwstr>
  </property>
</Properties>
</file>