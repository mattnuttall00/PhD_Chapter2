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DD4AF2" w14:textId="2E729306" w:rsidR="005E763D" w:rsidRPr="005E763D" w:rsidRDefault="005E763D" w:rsidP="006424E5">
      <w:pPr>
        <w:ind w:firstLine="720"/>
        <w:rPr>
          <w:b/>
          <w:bCs/>
          <w:sz w:val="24"/>
          <w:szCs w:val="24"/>
        </w:rPr>
        <w:pPrChange w:id="0" w:author="Matthew Nuttall" w:date="2021-12-20T14:25:00Z">
          <w:pPr/>
        </w:pPrChange>
      </w:pPr>
      <w:r w:rsidRPr="005E763D">
        <w:rPr>
          <w:b/>
          <w:bCs/>
          <w:sz w:val="24"/>
          <w:szCs w:val="24"/>
        </w:rPr>
        <w:t>Chapter 2</w:t>
      </w:r>
    </w:p>
    <w:p w14:paraId="47E102C4" w14:textId="4AC244FC" w:rsidR="005E1777" w:rsidRDefault="005B33C1">
      <w:pPr>
        <w:rPr>
          <w:b/>
          <w:bCs/>
        </w:rPr>
      </w:pPr>
      <w:r>
        <w:rPr>
          <w:b/>
          <w:bCs/>
        </w:rPr>
        <w:t xml:space="preserve">Introduction </w:t>
      </w:r>
    </w:p>
    <w:p w14:paraId="2337EA05" w14:textId="2469E8EE" w:rsidR="0005444F" w:rsidRDefault="000111C4">
      <w:r>
        <w:t xml:space="preserve">Tropical deforestation is a significant threat to biodiversity, ecosystem processes, and local people </w:t>
      </w:r>
      <w:r>
        <w:fldChar w:fldCharType="begin"/>
      </w:r>
      <w:r>
        <w:instrText xml:space="preserve"> ADDIN ZOTERO_ITEM CSL_CITATION {"citationID":"IQD5xEzv","properties":{"formattedCitation":"(Frewer &amp; Chan 2014; Estoque et al. 2019)","plainCitation":"(Frewer &amp; Chan 2014; Estoque et al. 2019)","noteIndex":0},"citationItems":[{"id":1667,"uris":["http://zotero.org/users/2170232/items/W5KFBHFU"],"uri":["http://zotero.org/users/2170232/items/W5KFBHFU"],"itemData":{"id":1667,"type":"article-journal","abstract":"GIS-RS techniques offer great potential for providing insights into the spatiality and temporality of the messy realties of deforestation. However, rather than positing that the land use maps produced using these novel technologies can cut through politics, it is argued that the map is merely an artifact of the broader process of land use planning which is constitutive of politics. This article critically reflects on a major land use mapping exercise that the two authors were involved with, in central Cambodia. It argues that GIS analysts need to go beyond merely a concern for ‘the local’, and have their own ‘honest’ teleologies that can navigate the complexities of environmental politics. This article shows how particular categorizations of land use that the analyst creates in accordance with their own desires and the technical limitations of GIS, are often bound up in techniques of government.","container-title":"Human Ecology","DOI":"10.1007/s10745-013-9639-z","ISSN":"0300-7839, 1572-9915","issue":"2","journalAbbreviation":"Hum Ecol","language":"en","page":"267-281","source":"link.springer.com","title":"GIS and the ‘Usual Suspects’-[Mis]understanding Land Use Change in Cambodia","volume":"42","author":[{"family":"Frewer","given":"Tim"},{"family":"Chan","given":"Sopheak"}],"issued":{"date-parts":[["2014",4,1]]}}},{"id":2193,"uris":["http://zotero.org/users/2170232/items/XLXDWBAC"],"uri":["http://zotero.org/users/2170232/items/XLXDWBAC"],"itemData":{"id":2193,"type":"article-journal","abstract":"While Southeast Asia’s forests play important roles in biodiversity conservation and global carbon (C) balance, the region is also a deforestation hotspot. Here, we consider the five shared socioeconomic pathways (SSPs) to portray a range of plausible futures for the region’s forests, employing a state-of-the-art land change modelling procedure and remotely sensed data. We find that by 2050 under the worst-case scenario, SSP 3 (regional rivalry/a rocky road), the region’s forests would shrink by 5.2 million ha. The region’s aboveground forest carbon stock (AFCS) would decrease by 790 Tg C, 21% of which would be due to old-growth forest loss. Conversely, under the best-case scenario, SSP 1 (sustainability/taking the green road), the region is projected to gain 19.6 million ha of forests and 1651 Tg C of AFCS. The choice of the pathway is thus critical for the future of the region’s forests and their ecosystem functions and services.","container-title":"Nature Communications","DOI":"10.1038/s41467-019-09646-4","ISSN":"2041-1723","issue":"1","language":"en","page":"1829","source":"www.nature.com","title":"The future of Southeast Asia’s forests","volume":"10","author":[{"family":"Estoque","given":"Ronald C."},{"family":"Ooba","given":"Makoto"},{"family":"Avitabile","given":"Valerio"},{"family":"Hijioka","given":"Yasuaki"},{"family":"DasGupta","given":"Rajarshi"},{"family":"Togawa","given":"Takuya"},{"family":"Murayama","given":"Yuji"}],"issued":{"date-parts":[["2019",4,23]]}}}],"schema":"https://github.com/citation-style-language/schema/raw/master/csl-citation.json"} </w:instrText>
      </w:r>
      <w:r>
        <w:fldChar w:fldCharType="separate"/>
      </w:r>
      <w:r w:rsidRPr="000111C4">
        <w:rPr>
          <w:rFonts w:ascii="Calibri" w:hAnsi="Calibri" w:cs="Calibri"/>
        </w:rPr>
        <w:t>(Frewer &amp; Chan 2014; Estoque et al. 2019)</w:t>
      </w:r>
      <w:r>
        <w:fldChar w:fldCharType="end"/>
      </w:r>
      <w:r>
        <w:t xml:space="preserve">, and is particularly insidious in its complexity </w:t>
      </w:r>
      <w:r>
        <w:fldChar w:fldCharType="begin"/>
      </w:r>
      <w:r>
        <w:instrText xml:space="preserve"> ADDIN ZOTERO_ITEM CSL_CITATION {"citationID":"4Nk3K687","properties":{"formattedCitation":"(Mena et al. 2006; Rowcroft 2008; Kong et al. 2019)","plainCitation":"(Mena et al. 2006; Rowcroft 2008; Kong et al. 2019)","noteIndex":0},"citationItems":[{"id":2260,"uris":["http://zotero.org/users/2170232/items/BTIITC3E"],"uri":["http://zotero.org/users/2170232/items/BTIITC3E"],"itemData":{"id":2260,"type":"article-journal","abstract":"Investigations of land use/land cover (LULC) change and forest management are limited by a lack of understanding of how socioeconomic factors affect land use. This lack also constrains the predictions of future deforestation, which is especially important in the Amazon basin, where large tracts of natural forest are being converted to managed uses. Research presented in this article was conducted to address this lack of understanding. Its objectives are (a) to quantify deforestation in the Northern Ecuadorian Amazon (NEA) during the periods 1986–1996 and 1996–2002; and (b) to determine the significance and magnitude of the effects of socioeconomic factors on deforestation rates at both the parroquia (parish) and finca (farm) levels. Annual deforestation rates were quantified via satellite image processing and geographic information systems. Linear spatial lag regression analyses were then used to explore relationships between socioeconomic factors and deforestation. Socioeconomic factors were obtained, at the finca level, from a detailed household survey carried out in 1990 and 1999, and at the parroquia level from data in the 1990 and 2001 Ecuadorian censuses of population. We found that the average annual deforestation rate was 2.5% and 1.8%/year for 1986–1996 and 1996–2002, respectively. At the parroquia level, variables representing demographic factors (i.e., population density) and accessibility factors (i.e., road density), among others, were found to be significantly related to deforestation. At the farm level, the factors related to deforestation were household size, distance by road to main cities, education, and hired labor. The findings of this research demonstrate both the severity of deforestation in the Northern Ecuadorian Amazon and the array of factors affecting deforestation in the tropics.","container-title":"Environmental Management","DOI":"10.1007/s00267-003-0230-z","ISSN":"1432-1009","issue":"6","journalAbbreviation":"Environmental Management","language":"en","page":"802-815","source":"Springer Link","title":"Socioeconomic Drivers of Deforestation in the Northern Ecuadorian Amazon","volume":"37","author":[{"family":"Mena","given":"Carlos F."},{"family":"Bilsborrow","given":"Richard E."},{"family":"McClain","given":"Michael E."}],"issued":{"date-parts":[["2006",6,1]]}}},{"id":2942,"uris":["http://zotero.org/users/2170232/items/V6APMHVL"],"uri":["http://zotero.org/users/2170232/items/V6APMHVL"],"itemData":{"id":2942,"type":"article-journal","abstract":"Land-use change processes are commonly understood as simplified cause-effect relationships, which, in turn, support many environment-development policies. This paper uses wide-ranging evidence from a number of global case studies to challenge some of the prevailing “myths” around land-use change in the Mekong Basin and supports the conclusion that the simple explanations found in population growth, poverty, and infrastructure studies rarely provide an adequate understanding of land-use change.","container-title":"AMBIO: A Journal of the Human Environment","DOI":"10.1579/0044-7447(2008)37[213:FOCTRB]2.0.CO;2","ISSN":"0044-7447, 1654-7209","issue":"3","journalAbbreviation":"ambi","note":"publisher: Royal Swedish Academy of Sciences","page":"213-218","source":"bioone.org","title":"Frontiers of Change: The Reasons Behind Land-use Change in the Mekong Basin","title-short":"Frontiers of Change","volume":"37","author":[{"family":"Rowcroft","given":"Petrina"}],"issued":{"date-parts":[["2008",5]]}}},{"id":2939,"uris":["http://zotero.org/users/2170232/items/MNLFBPTF"],"uri":["http://zotero.org/users/2170232/items/MNLFBPTF"],"itemData":{"id":2939,"type":"article-journal","abstract":"At the end of the 1990s, the Northwestern uplands of Cambodia were one of the last forest frontiers of the country. In a region that was the last Khmer Rouge stronghold, the opening of former conflict zones after a peace agreement initiated a vast movement of agricultural colonization. This movement was economically triggered by high market demand for agricultural commodities such as maize and cassava and fueled by a massive flow of spontaneous in-migration of land-poor farmers from lowland regions around the entire country. Focused on four upland districts along a pioneer front of Northwestern Cambodia, we analyzed historical trajectories of land use/cover changes using a chronological series of Landsat data from 1976 to 2016. We identified key drivers of deforestation using demographic data and qualitative information from local actors and other relevant stakeholders. We found a 65 percent forest cover loss due to conversion by smallholders into agricultural land for maize and cassava cultivation over a period of 15 years. The underlying mechanisms of land use change were further investigated to understand the diversity of individual farm trajectories and decision-making processes in relation to land conversion. These elements of diagnosis are essential to engage farming communities in innovative land use systems and to develop sustainable alternatives to boom crops that have led to the current situation of land degradation and economic instability.","container-title":"Applied Geography","DOI":"10.1016/j.apgeog.2018.12.006","ISSN":"0143-6228","journalAbbreviation":"Applied Geography","language":"en","page":"84-98","source":"ScienceDirect","title":"Understanding the drivers of deforestation and agricultural transformations in the Northwestern uplands of Cambodia","volume":"102","author":[{"family":"Kong","given":"Rada"},{"family":"Diepart","given":"Jean-Christophe"},{"family":"Castella","given":"Jean-Christophe"},{"family":"Lestrelin","given":"Guillaume"},{"family":"Tivet","given":"Florent"},{"family":"Belmain","given":"Elisa"},{"family":"Bégué","given":"Agnès"}],"issued":{"date-parts":[["2019",1,1]]}}}],"schema":"https://github.com/citation-style-language/schema/raw/master/csl-citation.json"} </w:instrText>
      </w:r>
      <w:r>
        <w:fldChar w:fldCharType="separate"/>
      </w:r>
      <w:r w:rsidRPr="000111C4">
        <w:rPr>
          <w:rFonts w:ascii="Calibri" w:hAnsi="Calibri" w:cs="Calibri"/>
        </w:rPr>
        <w:t>(Mena et al. 2006; Rowcroft 2008; Kong et al. 2019)</w:t>
      </w:r>
      <w:r>
        <w:fldChar w:fldCharType="end"/>
      </w:r>
      <w:r>
        <w:t xml:space="preserve">. </w:t>
      </w:r>
      <w:r w:rsidR="004B2379">
        <w:t xml:space="preserve">The drivers of forest loss in the tropics are not only numerous and multifaceted, but they operate at multiple scales and are comprised of complex feedback loops between ecological, biophysical, social, </w:t>
      </w:r>
      <w:r w:rsidR="00B91ACA">
        <w:t xml:space="preserve">cultural, </w:t>
      </w:r>
      <w:r w:rsidR="004B2379">
        <w:t xml:space="preserve">political, and economic factors </w:t>
      </w:r>
      <w:r w:rsidR="004B2379">
        <w:fldChar w:fldCharType="begin"/>
      </w:r>
      <w:r w:rsidR="00B91ACA">
        <w:instrText xml:space="preserve"> ADDIN ZOTERO_ITEM CSL_CITATION {"citationID":"TdqqAGpI","properties":{"formattedCitation":"(Geist &amp; Lambin 2002, 2003; Shrestha et al. 2018; Xu et al. 2019; Mannan et al. 2019)","plainCitation":"(Geist &amp; Lambin 2002, 2003; Shrestha et al. 2018; Xu et al. 2019; Mannan et al. 2019)","noteIndex":0},"citationItems":[{"id":1947,"uris":["http://zotero.org/users/2170232/items/HNTSNFG3"],"uri":["http://zotero.org/users/2170232/items/HNTSNFG3"],"itemData":{"id":1947,"type":"article-journal","abstract":"One of the primary causes of global environmental change is tropical deforestation, but the question of what factors drive deforestation remains largely unanswe","container-title":"BioScience","DOI":"10.1641/0006-3568(2002)052[0143:PCAUDF]2.0.CO;2","ISSN":"0006-3568","issue":"2","journalAbbreviation":"BioScience","language":"en","page":"143-150","source":"academic.oup.com","title":"Proximate Causes and Underlying Driving Forces of Tropical DeforestationTropical forests are disappearing as the result of many pressures, both local and regional, acting in various combinations in different geographical locations","volume":"52","author":[{"family":"Geist","given":"Helmut J."},{"family":"Lambin","given":"Eric F."}],"issued":{"date-parts":[["2002",2,1]]}}},{"id":2941,"uris":["http://zotero.org/users/2170232/items/PAZIGWER"],"uri":["http://zotero.org/users/2170232/items/PAZIGWER"],"itemData":{"id":2941,"type":"article-journal","container-title":"The International Forestry Review","ISSN":"1465-5489","issue":"1","note":"publisher: Commonwealth Forestry Association","page":"64-67","source":"JSTOR","title":"Is poverty the cause of tropical deforestation?","volume":"5","author":[{"family":"Geist","given":"H."},{"family":"Lambin","given":"E."}],"issued":{"date-parts":[["2003"]]}}},{"id":2103,"uris":["http://zotero.org/users/2170232/items/QKT7ZI6Q"],"uri":["http://zotero.org/users/2170232/items/QKT7ZI6Q"],"itemData":{"id":2103,"type":"article-journal","abstract":"Despite the local and global importance of forests, deforestation is driven by various socio-economic and biophysical factors continues in many countries. In Nepal, in response to massive deforestation, the community forestry program has been implemented to reduce deforestation and support livelihoods. After four decades of its inception, the effectiveness of this program on forest cover change remains mostly unknown. This study analyses the spatial and temporal patterns of tree cover change along with a few socio-economic drivers of tree cover change to examine the effectiveness of the community forestry program for conserving forests or in reducing deforestation. We also investigate the socio-economic factors and policy responses as manifested through the community forestry program responsible for the tree cover change at the district level. The total tree cover area in the year 2000 in Nepal was </w:instrText>
      </w:r>
      <w:r w:rsidR="00B91ACA">
        <w:rPr>
          <w:rFonts w:ascii="Cambria Math" w:hAnsi="Cambria Math" w:cs="Cambria Math"/>
        </w:rPr>
        <w:instrText>∼</w:instrText>
      </w:r>
      <w:r w:rsidR="00B91ACA">
        <w:instrText xml:space="preserve">4,746,000 hectares, and our analysis reveals that between 2001 and 2016, Nepal has lost </w:instrText>
      </w:r>
      <w:r w:rsidR="00B91ACA">
        <w:rPr>
          <w:rFonts w:ascii="Cambria Math" w:hAnsi="Cambria Math" w:cs="Cambria Math"/>
        </w:rPr>
        <w:instrText>∼</w:instrText>
      </w:r>
      <w:r w:rsidR="00B91ACA">
        <w:instrText xml:space="preserve">46,000 ha and gained </w:instrText>
      </w:r>
      <w:r w:rsidR="00B91ACA">
        <w:rPr>
          <w:rFonts w:ascii="Cambria Math" w:hAnsi="Cambria Math" w:cs="Cambria Math"/>
        </w:rPr>
        <w:instrText>∼</w:instrText>
      </w:r>
      <w:r w:rsidR="00B91ACA">
        <w:instrText xml:space="preserve">12,200 ha of areas covered by trees with a substantial spatial and temporal variations. After accounting socio-economic drivers of forest cover change, our analysis showed that districts with the larger number of community forests had a minimum loss in tree cover, while districts with the higher proportion of vegetation covered by community forests had a maximum gain in tree cover. This indicates a positive contribution of the community forestry program to reducing deforestation and increasing tree cover.","container-title":"PeerJ","DOI":"10.7717/peerj.4855","ISSN":"2167-8359","journalAbbreviation":"PeerJ","language":"en","page":"e4855","source":"peerj.com","title":"Socio-economic factors and management regimes as drivers of tree cover change in Nepal","volume":"6","author":[{"family":"Shrestha","given":"Sujata"},{"family":"Shrestha","given":"Uttam B."},{"family":"Bawa","given":"Kamal"}],"issued":{"date-parts":[["2018",5,29]]}}},{"id":2021,"uris":["http://zotero.org/users/2170232/items/ABVWHT2J"],"uri":["http://zotero.org/users/2170232/items/ABVWHT2J"],"itemData":{"id":2021,"type":"article-journal","abstract":"South and Southeast Asia (SSEA) has been a hotspot for land use and land cover change (LULCC) in the past few decades. The identification and quantification of the drivers of LULCC are crucial for improving our understanding of LULCC trends. So far, the biophysical and socioeconomic drivers of forest change have not been quantified at the regional scale, particularly for SSEA. In this study, we quantify the biophysical and socioeconomic drivers of forest change on a country-by-country basis in SSEA using an integrated quantitative methodology, which systematically accounts for previously published driver information and regional datasets. We synthesize more than 200 publications to identify the drivers of the forest change at different spatial scales in SSEA. Subsequently, we collect spatially explicit proxy data to represent the identified drivers. We quantify the dynamics of forest and agricultural land from 1992 to 2015 using the Climate Change Initiative (CCI) land cover data developed by the European Space Agency (ESA). A geographically weighted regression method is employed to quantify the spatially heterogeneous drivers of forest change. Our results show that socioeconomic drivers are more important than biophysical drivers for the conversion of forest to agricultural land in South Asia and maritime Southeast Asia. In contrast, biophysical drivers are more important than socioeconomic drivers for the conversion of agricultural land to forest in maritime Southeast Asia and less important in South Asia. Both biophysical and socioeconomic drivers contribute approximately equally to both changes in the mainland Southeast Asia region. By quantifying the dynamics of forest and agricultural land and the spatially explicit drivers of their changes in SSEA, this study provides a solid foundation for LULCC modeling and projection.","container-title":"Global Change Biology","DOI":"10.1111/gcb.14611","ISSN":"1365-2486","issue":"6","language":"en","page":"2137-2151","source":"Wiley Online Library","title":"Quantifying the biophysical and socioeconomic drivers of changes in forest and agricultural land in South and Southeast Asia","volume":"25","author":[{"family":"Xu","given":"Xiaoming"},{"family":"Jain","given":"Atul K."},{"family":"Calvin","given":"Katherine V."}],"issued":{"date-parts":[["2019"]]}}},{"id":2007,"uris":["http://zotero.org/users/2170232/items/SMNGBI44"],"uri":["http://zotero.org/users/2170232/items/SMNGBI44"],"itemData":{"id":2007,"type":"article-journal","abstract":"Located at the foothills of the Himalayan Mountains, subtropical and moist temperate forests of Pakistan are very rich in flora and fauna. However, due to increased illegal and uncontrolled harvesting of wood, agricultural activities, and urbanization, these forests are fast disappearing. The recent expansion of human activities resulting illegal and uncontrolled harvesting, agricultural activities, and urbanization is a cause for concern. Using Landsat imagery, Markov Chain and Cellular Automata, this study focused on the quantitative assessment of spatiotemporal land use and land cover changes during 1998, 2008, 2018 and a simulation of 2028. In addition, a forest inventory survey of biomass and carbon sink were respectively calculated for these subtropical broad-leaved evergreen, subtropical chirpine and moist temperate forests. Results showed biomass was 560.56 ± 104.33 Mg ha−1, 350.95 ± 104.33 Mg ha−1 and 153.63 ± 104.33 Mg ha−1 in moist temperate, subtropical chirpine and subtropical broad-leaved forests respectively. Meanwhile, carbon was 313.94 ± 44.78 Mg C ha−1, 221.34 ± 44.78 Mg C ha−1 and 131.77 ± 44.78 Mg C ha−1 in moist temperate, subtropical chirpine and subtropical broad-leaved forests respectively. During the study period, land-use and land cover changes showed forest land changed from 40936.77 ha to 36709.23 ha, agricultural land from 4220.46 to 10374.64 ha, and built-up area from 1497.60 to 5395.12 ha. The average annual biomass and carbon loss were respectively 50.34 Gg ha−1yr−1 and 31.33 Gg C ha−1 yr−1. The information derived from this study could assist in the development of appropriate sustainable forest management policies in Pakistan.","container-title":"Global Ecology and Conservation","DOI":"10.1016/j.gecco.2019.e00535","ISSN":"2351-9894","journalAbbreviation":"Global Ecology and Conservation","page":"e00535","source":"ScienceDirect","title":"Application of land-use/land cover changes in monitoring and projecting forest biomass carbon loss in Pakistan","volume":"17","author":[{"family":"Mannan","given":"Abdul"},{"family":"Liu","given":"Jincheng"},{"family":"Zhongke","given":"Feng"},{"family":"Khan","given":"Tauheed Ullah"},{"family":"Saeed","given":"Sajjad"},{"family":"Mukete","given":"Beckline"},{"family":"ChaoYong","given":"Shen"},{"family":"Yongxiang","given":"Fan"},{"family":"Ahmad","given":"Adnan"},{"family":"Amir","given":"Muhammad"},{"family":"Ahmad","given":"Shahid"},{"family":"Shah","given":"Sher"}],"issued":{"date-parts":[["2019",1,1]]}}}],"schema":"https://github.com/citation-style-language/schema/raw/master/csl-citation.json"} </w:instrText>
      </w:r>
      <w:r w:rsidR="004B2379">
        <w:fldChar w:fldCharType="separate"/>
      </w:r>
      <w:r w:rsidR="00B91ACA" w:rsidRPr="00B91ACA">
        <w:rPr>
          <w:rFonts w:ascii="Calibri" w:hAnsi="Calibri" w:cs="Calibri"/>
        </w:rPr>
        <w:t>(Geist &amp; Lambin 2002, 2003; Shrestha et al. 2018; Xu et al. 2019; Mannan et al. 2019)</w:t>
      </w:r>
      <w:r w:rsidR="004B2379">
        <w:fldChar w:fldCharType="end"/>
      </w:r>
      <w:r w:rsidR="00B91ACA">
        <w:t xml:space="preserve">. This complexity means that underlying drivers operating at national, regional, or even global scales manifest themselves in a variety of proximate causes, which themselves are governed and shaped by local conditions </w:t>
      </w:r>
      <w:r w:rsidR="00B91ACA">
        <w:fldChar w:fldCharType="begin"/>
      </w:r>
      <w:r w:rsidR="00C769D9">
        <w:instrText xml:space="preserve"> ADDIN ZOTERO_ITEM CSL_CITATION {"citationID":"d38DZeYY","properties":{"formattedCitation":"(Geist &amp; Lambin 2002; Fox &amp; Vogler 2005; Van Den Hoek et al. 2014)","plainCitation":"(Geist &amp; Lambin 2002; Fox &amp; Vogler 2005; Van Den Hoek et al. 2014)","noteIndex":0},"citationItems":[{"id":1947,"uris":["http://zotero.org/users/2170232/items/HNTSNFG3"],"uri":["http://zotero.org/users/2170232/items/HNTSNFG3"],"itemData":{"id":1947,"type":"article-journal","abstract":"One of the primary causes of global environmental change is tropical deforestation, but the question of what factors drive deforestation remains largely unanswe","container-title":"BioScience","DOI":"10.1641/0006-3568(2002)052[0143:PCAUDF]2.0.CO;2","ISSN":"0006-3568","issue":"2","journalAbbreviation":"BioScience","language":"en","page":"143-150","source":"academic.oup.com","title":"Proximate Causes and Underlying Driving Forces of Tropical DeforestationTropical forests are disappearing as the result of many pressures, both local and regional, acting in various combinations in different geographical locations","volume":"52","author":[{"family":"Geist","given":"Helmut J."},{"family":"Lambin","given":"Eric F."}],"issued":{"date-parts":[["2002",2,1]]}}},{"id":1674,"uris":["http://zotero.org/users/2170232/items/J5LKSCXA"],"uri":["http://zotero.org/users/2170232/items/J5LKSCXA"],"itemData":{"id":1674,"type":"article-journal","abstract":"This paper summarizes land-cover and land-use change at eight sites in Thailand, Yunnan (China), Vietnam, Cambodia, and Laos over the last 50 years. Project methodology included incorporating information collected from a combination of semiformal, key informant, and formal household interviews with the development of spatial databases based on aerial photographs, satellite images, topographic maps, and GPS data. Results suggest that land use (e.g. swidden cultivation) and land cover (e.g. secondary vegetation) have remained stable and the minor amount of land-use change that has occurred has been a change from swidden to monocultural cash crops. Results suggest that two forces will increasingly determine land-use systems in this region. First, national land tenure policies—the nationalization of forest lands and efforts to increase control over upland resources by central governments—will provide a push factor making it increasingly difficult for farmers to maintain their traditional swidden land-use practices. Second, market pressures—the commercialization of subsistence resources and the substitution of commercial crops for subsistence crops—will provide a pull factor encouraging farmers to engage in new and different forms of commercial agriculture. These results appear to be robust as they come from eight studies conducted over the last decade. But important questions remain in terms of what research protocols are needed, if any, when linking social science data with remotely sensed data for understanding human-environment interactions.","container-title":"Environmental Management","DOI":"10.1007/s00267-003-0288-7","ISSN":"0364-152X, 1432-1009","issue":"3","journalAbbreviation":"Environmental Management","language":"en","page":"394-403","source":"link.springer.com","title":"Land-Use and Land-Cover Change in Montane Mainland Southeast Asia","volume":"36","author":[{"family":"Fox","given":"Jefferson"},{"family":"Vogler","given":"John B."}],"issued":{"date-parts":[["2005",9,1]]}}},{"id":2944,"uris":["http://zotero.org/users/2170232/items/2KHAFC44"],"uri":["http://zotero.org/users/2170232/items/2KHAFC44"],"itemData":{"id":2944,"type":"article-journal","abstract":"China's Natural Forest Protection Program (NFPP) and Sloping Land Conversion Program (SLCP), introduced in 1998 and 1999, respectively, are integral parts of the world's largest reforestation effort. State-reported forest cover data indicate effective policy implementation through net forest cover expansion but overlook the scale-dependence of and spatial variation in forest cover change patterns and also lack reliable data on small-scale and illegal logging. As a result, there is considerable uncertainty over the spatial distribution of forest cover change and ultimately the policies' effectiveness at increasing forest cover. This research uses Landsat Thematic Mapper imagery-derived multitemporal Tasseled Cap variables and a decision tree classifier to map short- and long-term forest cover change across three administrative levels in the priority conservation area of Diqing Tibetan Autonomous Prefecture in Yunnan Province. Results indicate a 73% reduction in the rate of forest cover loss and a more than doubled rate of forest cover gain from 1990–1999 to 1999–2009 across the prefecture, both of which support a positive assessment of policy implementation. However, prefectural results are countered by spatially disparate forest cover gain and loss trends at the county- and township-level in the decade following the policies' introductions. Further, more than half of Diqing's townships, mainly those in the prefecture's south where tourism has been rapidly developing, saw continued net forest cover loss attributable to small-scale timber harvesting for tourism-driven construction. This research thus exposes cross-scale spatially disparate forest cover change indicative of highly differentiated policy implementation effectiveness, and shows the pattern by which regional development has redirected, rather than reduced, forest cover loss, contrary to the goals of the NFPP and SLCP.","container-title":"Applied Geography","DOI":"10.1016/j.apgeog.2013.12.010","ISSN":"0143-6228","journalAbbreviation":"Applied Geography","language":"en","page":"177-189","source":"ScienceDirect","title":"Evaluating forest policy implementation effectiveness with a cross-scale remote sensing analysis in a priority conservation area of Southwest China","volume":"47","author":[{"family":"Van Den Hoek","given":"Jamon"},{"family":"Ozdogan","given":"Mutlu"},{"family":"Burnicki","given":"Amy"},{"family":"Zhu","given":"A-Xing"}],"issued":{"date-parts":[["2014",2,1]]}}}],"schema":"https://github.com/citation-style-language/schema/raw/master/csl-citation.json"} </w:instrText>
      </w:r>
      <w:r w:rsidR="00B91ACA">
        <w:fldChar w:fldCharType="separate"/>
      </w:r>
      <w:r w:rsidR="00C769D9" w:rsidRPr="00C769D9">
        <w:rPr>
          <w:rFonts w:ascii="Calibri" w:hAnsi="Calibri" w:cs="Calibri"/>
        </w:rPr>
        <w:t>(Geist &amp; Lambin 2002; Fox &amp; Vogler 2005; Van Den Hoek et al. 2014)</w:t>
      </w:r>
      <w:r w:rsidR="00B91ACA">
        <w:fldChar w:fldCharType="end"/>
      </w:r>
      <w:r w:rsidR="00C769D9">
        <w:t>. The dynamics between drivers at different scales makes disentangling the causes of deforestation highly contextual</w:t>
      </w:r>
      <w:r w:rsidR="00524C0E">
        <w:t xml:space="preserve">, increasing the value of local studies. Local socioeconomic conditions </w:t>
      </w:r>
      <w:r w:rsidR="007723BD">
        <w:t>are</w:t>
      </w:r>
      <w:r w:rsidR="00524C0E">
        <w:t xml:space="preserve"> important</w:t>
      </w:r>
      <w:r w:rsidR="007723BD">
        <w:t xml:space="preserve"> factors</w:t>
      </w:r>
      <w:r w:rsidR="00524C0E">
        <w:t xml:space="preserve"> in understanding the link between broader drivers </w:t>
      </w:r>
      <w:r w:rsidR="007723BD">
        <w:t>of land use change</w:t>
      </w:r>
      <w:r w:rsidR="00890C61">
        <w:t xml:space="preserve"> (LUC)</w:t>
      </w:r>
      <w:r w:rsidR="007723BD">
        <w:t xml:space="preserve"> and deforestation, and can be effective predictors of forest loss </w:t>
      </w:r>
      <w:r w:rsidR="007723BD">
        <w:fldChar w:fldCharType="begin"/>
      </w:r>
      <w:r w:rsidR="00BA0606">
        <w:instrText xml:space="preserve"> ADDIN ZOTERO_ITEM CSL_CITATION {"citationID":"WpIIj9BZ","properties":{"formattedCitation":"(Redo et al. 2012; Liu et al. 2016; Bonilla-Bedoya et al. 2018)","plainCitation":"(Redo et al. 2012; Liu et al. 2016; Bonilla-Bedoya et al. 2018)","noteIndex":0},"citationItems":[{"id":2946,"uris":["http://zotero.org/users/2170232/items/IVIAVP7Y"],"uri":["http://zotero.org/users/2170232/items/IVIAVP7Y"],"itemData":{"id":2946,"type":"article-journal","abstract":"Forest transitions (FT) have been observed in many developed countries and more recently in the developing world. However, our knowledge of FT from tropical regions is mostly derived from case studies from within a particular country, making it difficult to generalize findings across larger regions. Here we overcome these difficulties by conducting a recent (2001–2010) satellite-based analysis of trends in forest cover across Central America, stratified by biomes, which we related to socioeconomic variables associated with human development. Results show a net decrease of woody vegetation resulting from 12,201 km2 of deforestation of moist forests and 6,825 km2 of regrowth of conifer and dry forests. The Human Development Index was the socioeconomic variable best associated with forest cover change. The least-developed countries, Nicaragua and Guatemala, experienced both rapid deforestation of moist forests and significant recovery of conifer and dry forests. In contrast, the most developed countries, Panama and Costa Rica, had net woody vegetation gain and a more stable forest cover configuration. These results imply a good agreement with FT predictions of forest change in relation to socioeconomic development, but strong asymmetry in rates and directions of change largely dependent upon the biome where change is occurring. The FT model should be refined by incorporating ecological and socioeconomic heterogeneity, particularly in multicountry and regional studies. These asymmetric patterns of forest change should be evaluated when developing strategies for conserving biodiversity and environmental services.","container-title":"Proceedings of the National Academy of Sciences","DOI":"10.1073/pnas.1201664109","ISSN":"0027-8424, 1091-6490","issue":"23","journalAbbreviation":"PNAS","language":"en","note":"publisher: National Academy of Sciences\nsection: Physical Sciences\nPMID: 22615408","page":"8839-8844","source":"www.pnas.org","title":"Asymmetric forest transition driven by the interaction of socioeconomic development and environmental heterogeneity in Central America","volume":"109","author":[{"family":"Redo","given":"Daniel J."},{"family":"Grau","given":"H. Ricardo"},{"family":"Aide","given":"T. Mitchell"},{"family":"Clark","given":"Matthew L."}],"issued":{"date-parts":[["2012",6,5]]}}},{"id":2952,"uris":["http://zotero.org/users/2170232/items/6LIR9TKR"],"uri":["http://zotero.org/users/2170232/items/6LIR9TKR"],"itemData":{"id":2952,"type":"article-journal","abstract":"Forest loss and fragmentation, which generate various negative environmental and ecological consequences, have become widespread phenomena across the globe. Motivation to investigate the underlying drivers is essential for land use planning and policy decision making. This paper characterizes forest loss and fragmentation from 1979 to 2014 in the Ningbo region (China) using multitemporal satellite imageries and a set of landscape metrics (area-weighted mean patch area, edge density, area-weighted shape index, Euclidean nearest neighbor distance, effective mesh size and total area); and then quantifies the responsible socioeconomic drivers (economy, social activities, science and technology, culture and policy, demography) under different land use planning schemes (urban and non-urban) using multivariate linear regression. Results show that the two zones present identical trend of intensifying forest loss and fragmentation but differ in changing magnitude and speed. More specifically, forest loss and fragmentation in the non-urban planning zone occurs at a significantly higher pace and magnitude. For the urban planning zone, population pressure, economic growth and fruit consumption are the primary drivers of forest loss, while forest fragmentation is mainly driven by economic openness, cash crop consumption and environmental protection consciousness. For the non-urban planning zone, income increases, fruit consumption and infrastructure development are the primary drivers of forest loss, while infrastructure and tourism development are the major drivers of forest fragmentation. Besides, forest loss and fragmentation in the two zones are both heavily subjected to land use policy. The variance partitioning analysis highlights that the policy driver is the most influential one and economic driver also has strong effect on forest loss and fragmentation in the urban planning zone. For the non-urban planning zone, the influence of policy driver is the strongest and social activity is also very powerful. These results provide compelling evidence that land use planning fails to play an efficient role in protecting forest resources in the Ningbo region. The failure should be attributed to several issues associated with land use planning and forestry governance that widely exist in China. We finally propose some pertinent implications and suggestions for China’s land use planning and forest policy. This study is believed to advance the understanding of the socioeconomic drivers of forest loss and fragmentation. It therefore provides some new insights in land use policy.","container-title":"Land Use Policy","DOI":"10.1016/j.landusepol.2016.01.016","ISSN":"0264-8377","journalAbbreviation":"Land Use Policy","language":"en","page":"58-68","source":"ScienceDirect","title":"Socioeconomic drivers of forest loss and fragmentation: A comparison between different land use planning schemes and policy implications","title-short":"Socioeconomic drivers of forest loss and fragmentation","volume":"54","author":[{"family":"Liu","given":"Yaolin"},{"family":"Feng","given":"Yuhao"},{"family":"Zhao","given":"Zhe"},{"family":"Zhang","given":"Qianwen"},{"family":"Su","given":"Shiliang"}],"issued":{"date-parts":[["2016",7,1]]}}},{"id":179,"uris":["http://zotero.org/users/2170232/items/WZLMGHYE"],"uri":["http://zotero.org/users/2170232/items/WZLMGHYE"],"itemData":{"id":179,"type":"article-journal","abstract":"The ecosystem services provided by tropical forests are affected by deforestation. Territorial management strategies aim to prevent and mitigate forest loss. Therefore, modeling potential land use changes is important for forest management, monitoring, and evaluation. This study determined whether there are relationships between forest vulnerability to deforestation (potential deforestation distribution) and the forest management policies applied in the Ecuadorian Amazon. Proxy and underlying variables were used to construct a statistical model, based on the principle of maximum entropy that could predict potential land use changes. Entropy can be seen as a measure of uncertainty for a density function. Receiver operating characteristics (ROC) analysis and the Jackknife Test were used to validate the model. The importance of input variables in the model was determined through: Percent Contribution (PC) and Permutation Importance (PI). The results were compared with prevailing regional forest management strategies. The socioeconomic variables that provided the largest amount of information in the overall model (AUC = 0.81) and that showed most of the information not present in other variables were: “Protected areas-Intangible zone” (PC = 24%, PI = 12.4%), “timber harvesting programs” (PC = 21.7%, PI = 4.7%), “road network” (PC = 18.9%, PI = 7.7%), and “poverty rate” (PC = 3.7%, PI = 6.1%). Also, the biophysical variable “temperature” (PC = 7,9%, PI = 22.3%) provided information in the overall model. The results suggested the need for changes in forest management strategies. Forest policies and management plans should consider integrating and strengthening protected areas and intangible zones, as well as restricting timber harvesting in native forest and establishing forest areas under permanent management. Furthermore, the results also suggested that financial incentive programs to reduce deforestation have to be evaluated because their present distribution is inefficient. In this context, conservation incentive plans need to be revised so that they focus on areas at deforestation risk.","container-title":"Science of The Total Environment","DOI":"10.1016/j.scitotenv.2018.07.028","ISSN":"0048-9697","journalAbbreviation":"Science of The Total Environment","page":"1044-1055","source":"ScienceDirect","title":"Socioecological system and potential deforestation in Western Amazon forest landscapes","volume":"644","author":[{"family":"Bonilla-Bedoya","given":"S."},{"family":"Estrella-Bastidas","given":"Anabel"},{"family":"Molina","given":"Juan Ramón"},{"family":"Herrera","given":"Miguel Ángel"}],"issued":{"date-parts":[["2018",12,10]]}}}],"schema":"https://github.com/citation-style-language/schema/raw/master/csl-citation.json"} </w:instrText>
      </w:r>
      <w:r w:rsidR="007723BD">
        <w:fldChar w:fldCharType="separate"/>
      </w:r>
      <w:r w:rsidR="00BA0606" w:rsidRPr="00BA0606">
        <w:rPr>
          <w:rFonts w:ascii="Calibri" w:hAnsi="Calibri" w:cs="Calibri"/>
        </w:rPr>
        <w:t>(Redo et al. 2012; Liu et al. 2016; Bonilla-Bedoya et al. 2018)</w:t>
      </w:r>
      <w:r w:rsidR="007723BD">
        <w:fldChar w:fldCharType="end"/>
      </w:r>
      <w:r w:rsidR="007723BD">
        <w:t>.</w:t>
      </w:r>
      <w:r w:rsidR="00524C0E">
        <w:t xml:space="preserve"> </w:t>
      </w:r>
      <w:r w:rsidR="0005444F">
        <w:t xml:space="preserve">Proximate causes of deforestation such as agricultural expansion and infrastructure development are often closely linked via feedback loops and dependencies to socioeconomic conditions including poverty, migration, local economies, and land and wealth inequality </w:t>
      </w:r>
      <w:r w:rsidR="0005444F">
        <w:fldChar w:fldCharType="begin"/>
      </w:r>
      <w:r w:rsidR="0005444F">
        <w:instrText xml:space="preserve"> ADDIN ZOTERO_ITEM CSL_CITATION {"citationID":"p7dz9ICJ","properties":{"formattedCitation":"(Geist &amp; Lambin 2002; Khuc et al. 2018)","plainCitation":"(Geist &amp; Lambin 2002; Khuc et al. 2018)","noteIndex":0},"citationItems":[{"id":1947,"uris":["http://zotero.org/users/2170232/items/HNTSNFG3"],"uri":["http://zotero.org/users/2170232/items/HNTSNFG3"],"itemData":{"id":1947,"type":"article-journal","abstract":"One of the primary causes of global environmental change is tropical deforestation, but the question of what factors drive deforestation remains largely unanswe","container-title":"BioScience","DOI":"10.1641/0006-3568(2002)052[0143:PCAUDF]2.0.CO;2","ISSN":"0006-3568","issue":"2","journalAbbreviation":"BioScience","language":"en","page":"143-150","source":"academic.oup.com","title":"Proximate Causes and Underlying Driving Forces of Tropical DeforestationTropical forests are disappearing as the result of many pressures, both local and regional, acting in various combinations in different geographical locations","volume":"52","author":[{"family":"Geist","given":"Helmut J."},{"family":"Lambin","given":"Eric F."}],"issued":{"date-parts":[["2002",2,1]]}}},{"id":2118,"uris":["http://zotero.org/users/2170232/items/W2T66ULU"],"uri":["http://zotero.org/users/2170232/items/W2T66ULU"],"itemData":{"id":2118,"type":"article-journal","abstract":"Climate change is a pressing global issue and it negatively affects many developing countries, including Vietnam. To help Vietnam effectively respond to this pressing challenge, the country has recently introduced a major program for reducing carbon emissions arising from deforestation and forest degradation, fostering conservation, managing forests sustainably, and enhancing forest carbon stocks (REDD+). Current policies in Vietnam provide a sound platform for the development of REDD+, and REDD+ can potentially greatly contribute to the reduction of deforestation and forest degradation. However, these policies and the REDD+ program are hindered by limited understanding of the extent of deforestation and forest degradation and their underlying causes. This study employed geographic information system (GIS) tools, a structural regression model (structural model), and a regression tree method to quantify the extent as well as the approximate causes of deforestation and forest degradation in Vietnam. Results show that around 1.77 and 0.65 million ha of forests were lost and degraded, respectively, between 2000 and 2010. Deforestation and forest degradation were most notable in the north central, northeast, central highland, and northwest areas of the nation. There were several underlying indicators of deforestation and forest degradation including initial forest cover, per capita income, agricultural production, governance, population growth, food, and poverty. Our results illustrate several important policy implications for forest restoration and the REDD+ program in Vietnam: Vietnam should focus most strongly on reducing poverty, preserving existing forests, improving provincial-level governance, and controlling population growth.","container-title":"Forest Policy and Economics","DOI":"10.1016/j.forpol.2018.02.004","ISSN":"1389-9341","journalAbbreviation":"Forest Policy and Economics","language":"en","page":"128-141","source":"ScienceDirect","title":"Drivers of deforestation and forest degradation in Vietnam: An exploratory analysis at the national level","title-short":"Drivers of deforestation and forest degradation in Vietnam","volume":"90","author":[{"family":"Khuc","given":"Quy Van"},{"family":"Tran","given":"Bao Quang"},{"family":"Meyfroidt","given":"Patrick"},{"family":"Paschke","given":"Mark W."}],"issued":{"date-parts":[["2018",5,1]]}}}],"schema":"https://github.com/citation-style-language/schema/raw/master/csl-citation.json"} </w:instrText>
      </w:r>
      <w:r w:rsidR="0005444F">
        <w:fldChar w:fldCharType="separate"/>
      </w:r>
      <w:r w:rsidR="0005444F" w:rsidRPr="0005444F">
        <w:rPr>
          <w:rFonts w:ascii="Calibri" w:hAnsi="Calibri" w:cs="Calibri"/>
        </w:rPr>
        <w:t>(Geist &amp; Lambin 2002; Khuc et al. 2018)</w:t>
      </w:r>
      <w:r w:rsidR="0005444F">
        <w:fldChar w:fldCharType="end"/>
      </w:r>
      <w:r w:rsidR="005F24FA">
        <w:t xml:space="preserve">. Therefore, understanding </w:t>
      </w:r>
      <w:r w:rsidR="006F0007">
        <w:t>the link between</w:t>
      </w:r>
      <w:r w:rsidR="005F24FA">
        <w:t xml:space="preserve"> socioeconomics </w:t>
      </w:r>
      <w:r w:rsidR="006F0007">
        <w:t>and</w:t>
      </w:r>
      <w:r w:rsidR="005F24FA">
        <w:t xml:space="preserve"> forest cover at different scales is a crucial step in the development of effective economic and environmental policies that have positive effects on both people and forests. </w:t>
      </w:r>
    </w:p>
    <w:p w14:paraId="7CF7A200" w14:textId="02A4BEDD" w:rsidR="00E62493" w:rsidRDefault="00890C61">
      <w:r>
        <w:t xml:space="preserve">Socioeconomics can encompass a huge variety of conditions that describe the social, demographic, and economic state of local people, and can affect which drivers of LUC are most influential in causing forest loss </w:t>
      </w:r>
      <w:r>
        <w:fldChar w:fldCharType="begin"/>
      </w:r>
      <w:r>
        <w:instrText xml:space="preserve"> ADDIN ZOTERO_ITEM CSL_CITATION {"citationID":"IbVJMlPr","properties":{"formattedCitation":"(Mena et al. 2006)","plainCitation":"(Mena et al. 2006)","noteIndex":0},"citationItems":[{"id":2260,"uris":["http://zotero.org/users/2170232/items/BTIITC3E"],"uri":["http://zotero.org/users/2170232/items/BTIITC3E"],"itemData":{"id":2260,"type":"article-journal","abstract":"Investigations of land use/land cover (LULC) change and forest management are limited by a lack of understanding of how socioeconomic factors affect land use. This lack also constrains the predictions of future deforestation, which is especially important in the Amazon basin, where large tracts of natural forest are being converted to managed uses. Research presented in this article was conducted to address this lack of understanding. Its objectives are (a) to quantify deforestation in the Northern Ecuadorian Amazon (NEA) during the periods 1986–1996 and 1996–2002; and (b) to determine the significance and magnitude of the effects of socioeconomic factors on deforestation rates at both the parroquia (parish) and finca (farm) levels. Annual deforestation rates were quantified via satellite image processing and geographic information systems. Linear spatial lag regression analyses were then used to explore relationships between socioeconomic factors and deforestation. Socioeconomic factors were obtained, at the finca level, from a detailed household survey carried out in 1990 and 1999, and at the parroquia level from data in the 1990 and 2001 Ecuadorian censuses of population. We found that the average annual deforestation rate was 2.5% and 1.8%/year for 1986–1996 and 1996–2002, respectively. At the parroquia level, variables representing demographic factors (i.e., population density) and accessibility factors (i.e., road density), among others, were found to be significantly related to deforestation. At the farm level, the factors related to deforestation were household size, distance by road to main cities, education, and hired labor. The findings of this research demonstrate both the severity of deforestation in the Northern Ecuadorian Amazon and the array of factors affecting deforestation in the tropics.","container-title":"Environmental Management","DOI":"10.1007/s00267-003-0230-z","ISSN":"1432-1009","issue":"6","journalAbbreviation":"Environmental Management","language":"en","page":"802-815","source":"Springer Link","title":"Socioeconomic Drivers of Deforestation in the Northern Ecuadorian Amazon","volume":"37","author":[{"family":"Mena","given":"Carlos F."},{"family":"Bilsborrow","given":"Richard E."},{"family":"McClain","given":"Michael E."}],"issued":{"date-parts":[["2006",6,1]]}}}],"schema":"https://github.com/citation-style-language/schema/raw/master/csl-citation.json"} </w:instrText>
      </w:r>
      <w:r>
        <w:fldChar w:fldCharType="separate"/>
      </w:r>
      <w:r w:rsidRPr="00890C61">
        <w:rPr>
          <w:rFonts w:ascii="Calibri" w:hAnsi="Calibri" w:cs="Calibri"/>
        </w:rPr>
        <w:t>(Mena et al. 2006)</w:t>
      </w:r>
      <w:r>
        <w:fldChar w:fldCharType="end"/>
      </w:r>
      <w:r>
        <w:t xml:space="preserve">. </w:t>
      </w:r>
      <w:r w:rsidR="00451A01">
        <w:t xml:space="preserve">The complexity of social-ecological systems means that it is challenging for researchers to identify and model </w:t>
      </w:r>
      <w:del w:id="1" w:author="Nils Bunnefeld" w:date="2021-12-08T09:25:00Z">
        <w:r w:rsidR="00451A01" w:rsidDel="005E1777">
          <w:delText>all</w:delText>
        </w:r>
      </w:del>
      <w:r w:rsidR="00451A01">
        <w:t xml:space="preserve"> the </w:t>
      </w:r>
      <w:del w:id="2" w:author="Nils Bunnefeld" w:date="2021-12-08T09:25:00Z">
        <w:r w:rsidR="00451A01" w:rsidDel="005E1777">
          <w:delText xml:space="preserve">correct and </w:delText>
        </w:r>
      </w:del>
      <w:r w:rsidR="00451A01">
        <w:t>appropriate socioeconomic predictors of forest loss, but there is a wealth of research that has helped to untangle certain relationships in specific locations and</w:t>
      </w:r>
      <w:r w:rsidR="003B4CB2">
        <w:t xml:space="preserve"> at specific</w:t>
      </w:r>
      <w:r w:rsidR="00451A01">
        <w:t xml:space="preserve"> scales.</w:t>
      </w:r>
      <w:r w:rsidR="009107F5">
        <w:t xml:space="preserve"> At the local scale, socioeconomic drivers and economics that affect decision-making processes within households, </w:t>
      </w:r>
      <w:r w:rsidR="00E7333A">
        <w:t>coupled with</w:t>
      </w:r>
      <w:r w:rsidR="009107F5">
        <w:t xml:space="preserve"> institutional factors</w:t>
      </w:r>
      <w:r w:rsidR="00E7333A">
        <w:t>,</w:t>
      </w:r>
      <w:r w:rsidR="009107F5">
        <w:t xml:space="preserve"> are often the most relevant for influencing LUC </w:t>
      </w:r>
      <w:r w:rsidR="00E7333A">
        <w:fldChar w:fldCharType="begin"/>
      </w:r>
      <w:r w:rsidR="00E7333A">
        <w:instrText xml:space="preserve"> ADDIN ZOTERO_ITEM CSL_CITATION {"citationID":"nfREo3kL","properties":{"formattedCitation":"(Van Den Hoek et al. 2014; Gatto et al. 2015)","plainCitation":"(Van Den Hoek et al. 2014; Gatto et al. 2015)","noteIndex":0},"citationItems":[{"id":2944,"uris":["http://zotero.org/users/2170232/items/2KHAFC44"],"uri":["http://zotero.org/users/2170232/items/2KHAFC44"],"itemData":{"id":2944,"type":"article-journal","abstract":"China's Natural Forest Protection Program (NFPP) and Sloping Land Conversion Program (SLCP), introduced in 1998 and 1999, respectively, are integral parts of the world's largest reforestation effort. State-reported forest cover data indicate effective policy implementation through net forest cover expansion but overlook the scale-dependence of and spatial variation in forest cover change patterns and also lack reliable data on small-scale and illegal logging. As a result, there is considerable uncertainty over the spatial distribution of forest cover change and ultimately the policies' effectiveness at increasing forest cover. This research uses Landsat Thematic Mapper imagery-derived multitemporal Tasseled Cap variables and a decision tree classifier to map short- and long-term forest cover change across three administrative levels in the priority conservation area of Diqing Tibetan Autonomous Prefecture in Yunnan Province. Results indicate a 73% reduction in the rate of forest cover loss and a more than doubled rate of forest cover gain from 1990–1999 to 1999–2009 across the prefecture, both of which support a positive assessment of policy implementation. However, prefectural results are countered by spatially disparate forest cover gain and loss trends at the county- and township-level in the decade following the policies' introductions. Further, more than half of Diqing's townships, mainly those in the prefecture's south where tourism has been rapidly developing, saw continued net forest cover loss attributable to small-scale timber harvesting for tourism-driven construction. This research thus exposes cross-scale spatially disparate forest cover change indicative of highly differentiated policy implementation effectiveness, and shows the pattern by which regional development has redirected, rather than reduced, forest cover loss, contrary to the goals of the NFPP and SLCP.","container-title":"Applied Geography","DOI":"10.1016/j.apgeog.2013.12.010","ISSN":"0143-6228","journalAbbreviation":"Applied Geography","language":"en","page":"177-189","source":"ScienceDirect","title":"Evaluating forest policy implementation effectiveness with a cross-scale remote sensing analysis in a priority conservation area of Southwest China","volume":"47","author":[{"family":"Van Den Hoek","given":"Jamon"},{"family":"Ozdogan","given":"Mutlu"},{"family":"Burnicki","given":"Amy"},{"family":"Zhu","given":"A-Xing"}],"issued":{"date-parts":[["2014",2,1]]}}},{"id":1533,"uris":["http://zotero.org/users/2170232/items/FNSEJ3E4"],"uri":["http://zotero.org/users/2170232/items/FNSEJ3E4"],"itemData":{"id":1533,"type":"article-journal","abstract":"We investigate land-use dynamics in Jambi, Sumatra, one of the hotspots of Indonesia's recent oil palm boom. Data from a structured village survey are used to analyze the role of socioeconomic and policy factors. Oil palm is partly grown on large plantations, but smallholders are also involved to a significant extent. We find that, in spite of considerable oil palm expansion, rubber remains the dominant crop. Most of the oil palm growth takes place on previous fallow and rubber land. Oil palm has not been a major driver of deforestation. Much of the forest in Jambi was cleared more than 20 years ago, and rubber was an established cash crop long before the oil palm boom started. However, oil palm growth occurs in locations with ongoing logging activities, so indirect effects on deforestation are possible. The Indonesian government's transmigration program of the 1980s and 1990s was instrumental for the start and spread of oil palm in Jambi. Some autochthonous villages have adopted oil palm. But oil palm adoption in autochthonous villages started later and happens at a slower pace than in the villages of the transmigrants from Java.","container-title":"Land Use Policy","DOI":"10.1016/j.landusepol.2015.03.001","ISSN":"0264-8377","journalAbbreviation":"Land Use Policy","page":"292-303","source":"ScienceDirect","title":"Oil palm boom and land-use dynamics in Indonesia: The role of policies and socioeconomic factors","title-short":"Oil palm boom and land-use dynamics in Indonesia","volume":"46","author":[{"family":"Gatto","given":"Marcel"},{"family":"Wollni","given":"Meike"},{"family":"Qaim","given":"Matin"}],"issued":{"date-parts":[["2015",7,1]]}}}],"schema":"https://github.com/citation-style-language/schema/raw/master/csl-citation.json"} </w:instrText>
      </w:r>
      <w:r w:rsidR="00E7333A">
        <w:fldChar w:fldCharType="separate"/>
      </w:r>
      <w:r w:rsidR="00E7333A" w:rsidRPr="00E7333A">
        <w:rPr>
          <w:rFonts w:ascii="Calibri" w:hAnsi="Calibri" w:cs="Calibri"/>
        </w:rPr>
        <w:t>(Van Den Hoek et al. 2014; Gatto et al. 2015)</w:t>
      </w:r>
      <w:r w:rsidR="00E7333A">
        <w:fldChar w:fldCharType="end"/>
      </w:r>
      <w:r w:rsidR="00E7333A">
        <w:t>.</w:t>
      </w:r>
      <w:r>
        <w:t xml:space="preserve"> </w:t>
      </w:r>
      <w:r w:rsidR="00E7333A">
        <w:t xml:space="preserve">Poverty was once believed to be the single most important socioeconomic driver of deforestation </w:t>
      </w:r>
      <w:r w:rsidR="00E7333A">
        <w:fldChar w:fldCharType="begin"/>
      </w:r>
      <w:r w:rsidR="00FE36DE">
        <w:instrText xml:space="preserve"> ADDIN ZOTERO_ITEM CSL_CITATION {"citationID":"gg1hLWw4","properties":{"formattedCitation":"(Lomborg 2001)","plainCitation":"(Lomborg 2001)","dontUpdate":true,"noteIndex":0},"citationItems":[{"id":2955,"uris":["http://zotero.org/users/2170232/items/68NLRKFV"],"uri":["http://zotero.org/users/2170232/items/68NLRKFV"],"itemData":{"id":2955,"type":"book","abstract":"Bjørn Lomborg, a former member of Greenpeace, challenges widely held beliefs that the world environmental situation is getting worse and worse in his new book, The Skeptical Environmentalist. Using statistical information from internationally recognized research institutes, Lomborg systematically examines a range of major environmental issues that feature prominently in headline news around the world, including pollution, biodiversity, fear of chemicals, and the greenhouse effect, and documents that the world has actually improved. He supports his arguments with over 2500 footnotes, allowing readers to check his sources. Lomborg criticizes the way many environmental organizations make selective and misleading use of scientific evidence and argues that we are making decisions about the use of our limited resources based on inaccurate or incomplete information. Concluding that there are more reasons for optimism than pessimism, he stresses the need for clear-headed prioritization of resources to tackle real, not imagined, problems. The Skeptical Environmentalist offers readers a non-partisan evaluation that serves as a useful corrective to the more alarmist accounts favored by campaign groups and the media. Bjørn Lomborg is an associate professor of statistics in the Department of Political Science at the University of Aarhus. When he started to investigate the statistics behind the current gloomy view of the environment, he was genuinely surprised. He published four lengthy articles in the leading Danish newspaper, including statistics documenting an ever-improving world, and unleashed the biggest post-war debate with more than 400 articles in all the major papers. Since then, Lomborg has been a frequent participant in the European debate on environmentalism on television, radio, and in newspapers.","ISBN":"978-0-521-01068-9","language":"en","note":"Google-Books-ID: JuLko8USApwC","number-of-pages":"546","publisher":"Cambridge University Press","source":"Google Books","title":"The Skeptical Environmentalist: Measuring the Real State of the World","title-short":"The Skeptical Environmentalist","author":[{"family":"Lomborg","given":"Bjørn"}],"issued":{"date-parts":[["2001"]]}}}],"schema":"https://github.com/citation-style-language/schema/raw/master/csl-citation.json"} </w:instrText>
      </w:r>
      <w:r w:rsidR="00E7333A">
        <w:fldChar w:fldCharType="separate"/>
      </w:r>
      <w:r w:rsidR="00E7333A" w:rsidRPr="00E7333A">
        <w:rPr>
          <w:rFonts w:ascii="Calibri" w:hAnsi="Calibri" w:cs="Calibri"/>
        </w:rPr>
        <w:t>(</w:t>
      </w:r>
      <w:r w:rsidR="004336C4">
        <w:rPr>
          <w:rFonts w:ascii="Calibri" w:hAnsi="Calibri" w:cs="Calibri"/>
        </w:rPr>
        <w:t xml:space="preserve">e.g., </w:t>
      </w:r>
      <w:r w:rsidR="00E7333A" w:rsidRPr="00E7333A">
        <w:rPr>
          <w:rFonts w:ascii="Calibri" w:hAnsi="Calibri" w:cs="Calibri"/>
        </w:rPr>
        <w:t>Lomborg 2001)</w:t>
      </w:r>
      <w:r w:rsidR="00E7333A">
        <w:fldChar w:fldCharType="end"/>
      </w:r>
      <w:r w:rsidR="00E7333A">
        <w:t xml:space="preserve">, although more recent research has added significant nuance to this argument </w:t>
      </w:r>
      <w:r w:rsidR="00E7333A">
        <w:fldChar w:fldCharType="begin"/>
      </w:r>
      <w:r w:rsidR="00E7333A">
        <w:instrText xml:space="preserve"> ADDIN ZOTERO_ITEM CSL_CITATION {"citationID":"CSfOEerN","properties":{"formattedCitation":"(Geist &amp; Lambin 2003)","plainCitation":"(Geist &amp; Lambin 2003)","noteIndex":0},"citationItems":[{"id":2941,"uris":["http://zotero.org/users/2170232/items/PAZIGWER"],"uri":["http://zotero.org/users/2170232/items/PAZIGWER"],"itemData":{"id":2941,"type":"article-journal","container-title":"The International Forestry Review","ISSN":"1465-5489","issue":"1","note":"publisher: Commonwealth Forestry Association","page":"64-67","source":"JSTOR","title":"Is poverty the cause of tropical deforestation?","volume":"5","author":[{"family":"Geist","given":"H."},{"family":"Lambin","given":"E."}],"issued":{"date-parts":[["2003"]]}}}],"schema":"https://github.com/citation-style-language/schema/raw/master/csl-citation.json"} </w:instrText>
      </w:r>
      <w:r w:rsidR="00E7333A">
        <w:fldChar w:fldCharType="separate"/>
      </w:r>
      <w:r w:rsidR="00E7333A" w:rsidRPr="00E7333A">
        <w:rPr>
          <w:rFonts w:ascii="Calibri" w:hAnsi="Calibri" w:cs="Calibri"/>
        </w:rPr>
        <w:t>(Geist &amp; Lambin 2003)</w:t>
      </w:r>
      <w:r w:rsidR="00E7333A">
        <w:fldChar w:fldCharType="end"/>
      </w:r>
      <w:r w:rsidR="00BA0606">
        <w:t xml:space="preserve">, while other studies have demonstrated that poverty played very little role at all in deforestation </w:t>
      </w:r>
      <w:r w:rsidR="00BA0606">
        <w:fldChar w:fldCharType="begin"/>
      </w:r>
      <w:r w:rsidR="00BA0606">
        <w:instrText xml:space="preserve"> ADDIN ZOTERO_ITEM CSL_CITATION {"citationID":"Qdphm673","properties":{"formattedCitation":"(Onojeghuo &amp; Blackburn 2011)","plainCitation":"(Onojeghuo &amp; Blackburn 2011)","noteIndex":0},"citationItems":[{"id":2656,"uris":["http://zotero.org/users/2170232/items/N3SKWT73"],"uri":["http://zotero.org/users/2170232/items/N3SKWT73"],"itemData":{"id":2656,"type":"article-journal","abstract":"The influence of human related actives such as oil and gas exploration, intensified logging of trees and over exploitation of forest resources for food, have negatively impacted the once flourishing and ecologically diverse forest system of the Niger Delta region in Nigeria. Relevant information on the transitional changes of forested landscapes in the delta is poor compared to other tropical forests such as the Brazilian and Columbian Amazonian forest where numerous research studies have been conducted. Consequently, this study aimed at investigating the spatial extent and rates of forest transition in the Niger Delta region taking into consideration the patterns, causes and implications of the landscape dynamics. The study determined the spatial extent and rates of forest transition in the study area using remotely sensed data from 1986 and 2007. The results indicated that the spatial extent of deforestation, unchanged forest cover and afforestation were 1.38, 2.39, and 1.15 million hectares, respectively, while the annual deforestation and afforestation rates were 0.95 and 0.75% which are high compared to other areas in the humid tropics. The annual rate of change in forest cover was determined as −0.13% indicating an overall reduction in the spatial extent of forest cover for the entire delta. Changes in the spatial structure of forests were investigated using landscape metrics and the results showed there was a substantial increase in forest fragmentation. The variations in population dynamics and poverty indicators between different states of the Niger Delta were unable to explain the observed patterns of forest change. Instead, the authors observed that the main determinants of forest dynamics were the variations in state forest management policies and the influence of the oil and gas industry on the economies of the states. High rates of afforestation were found in states that have limited oil resources and were more economically dependent on forest products, while states with high deforestation rates were found in the main oil-producing parts of the study site. Using the present trend of forest transition dynamics, a 20-year forward simulation was generated using the Markov algorithm. The results concerning forest transition in the study area point to the urgent need for appropriate environmental policy development and implementation for the Niger Delta region.","container-title":"Ecological Indicators","DOI":"10.1016/j.ecolind.2011.03.017","ISSN":"1470-160X","issue":"5","journalAbbreviation":"Ecological Indicators","language":"en","page":"1437-1446","source":"ScienceDirect","title":"Forest transition in an ecologically important region: Patterns and causes for landscape dynamics in the Niger Delta","title-short":"Forest transition in an ecologically important region","volume":"11","author":[{"family":"Onojeghuo","given":"Alex O."},{"family":"Blackburn","given":"G. Alan"}],"issued":{"date-parts":[["2011",9,1]]}}}],"schema":"https://github.com/citation-style-language/schema/raw/master/csl-citation.json"} </w:instrText>
      </w:r>
      <w:r w:rsidR="00BA0606">
        <w:fldChar w:fldCharType="separate"/>
      </w:r>
      <w:r w:rsidR="00BA0606" w:rsidRPr="00BA0606">
        <w:rPr>
          <w:rFonts w:ascii="Calibri" w:hAnsi="Calibri" w:cs="Calibri"/>
        </w:rPr>
        <w:t>(Onojeghuo &amp; Blackburn 2011)</w:t>
      </w:r>
      <w:r w:rsidR="00BA0606">
        <w:fldChar w:fldCharType="end"/>
      </w:r>
      <w:r w:rsidR="00E7333A">
        <w:t>. Poverty</w:t>
      </w:r>
      <w:r w:rsidR="00902F41">
        <w:t xml:space="preserve"> itself is a complex metric encompassing a multitude of factors such as income, wealth, land, agriculture, migration, education, and healthcare, all of which interact to influence deforestation </w:t>
      </w:r>
      <w:r w:rsidR="00902F41">
        <w:fldChar w:fldCharType="begin"/>
      </w:r>
      <w:r w:rsidR="00902F41">
        <w:instrText xml:space="preserve"> ADDIN ZOTERO_ITEM CSL_CITATION {"citationID":"WoSeO5zL","properties":{"formattedCitation":"(Khuc et al. 2018)","plainCitation":"(Khuc et al. 2018)","noteIndex":0},"citationItems":[{"id":2118,"uris":["http://zotero.org/users/2170232/items/W2T66ULU"],"uri":["http://zotero.org/users/2170232/items/W2T66ULU"],"itemData":{"id":2118,"type":"article-journal","abstract":"Climate change is a pressing global issue and it negatively affects many developing countries, including Vietnam. To help Vietnam effectively respond to this pressing challenge, the country has recently introduced a major program for reducing carbon emissions arising from deforestation and forest degradation, fostering conservation, managing forests sustainably, and enhancing forest carbon stocks (REDD+). Current policies in Vietnam provide a sound platform for the development of REDD+, and REDD+ can potentially greatly contribute to the reduction of deforestation and forest degradation. However, these policies and the REDD+ program are hindered by limited understanding of the extent of deforestation and forest degradation and their underlying causes. This study employed geographic information system (GIS) tools, a structural regression model (structural model), and a regression tree method to quantify the extent as well as the approximate causes of deforestation and forest degradation in Vietnam. Results show that around 1.77 and 0.65 million ha of forests were lost and degraded, respectively, between 2000 and 2010. Deforestation and forest degradation were most notable in the north central, northeast, central highland, and northwest areas of the nation. There were several underlying indicators of deforestation and forest degradation including initial forest cover, per capita income, agricultural production, governance, population growth, food, and poverty. Our results illustrate several important policy implications for forest restoration and the REDD+ program in Vietnam: Vietnam should focus most strongly on reducing poverty, preserving existing forests, improving provincial-level governance, and controlling population growth.","container-title":"Forest Policy and Economics","DOI":"10.1016/j.forpol.2018.02.004","ISSN":"1389-9341","journalAbbreviation":"Forest Policy and Economics","language":"en","page":"128-141","source":"ScienceDirect","title":"Drivers of deforestation and forest degradation in Vietnam: An exploratory analysis at the national level","title-short":"Drivers of deforestation and forest degradation in Vietnam","volume":"90","author":[{"family":"Khuc","given":"Quy Van"},{"family":"Tran","given":"Bao Quang"},{"family":"Meyfroidt","given":"Patrick"},{"family":"Paschke","given":"Mark W."}],"issued":{"date-parts":[["2018",5,1]]}}}],"schema":"https://github.com/citation-style-language/schema/raw/master/csl-citation.json"} </w:instrText>
      </w:r>
      <w:r w:rsidR="00902F41">
        <w:fldChar w:fldCharType="separate"/>
      </w:r>
      <w:r w:rsidR="00902F41" w:rsidRPr="00902F41">
        <w:rPr>
          <w:rFonts w:ascii="Calibri" w:hAnsi="Calibri" w:cs="Calibri"/>
        </w:rPr>
        <w:t>(Khuc et al. 2018)</w:t>
      </w:r>
      <w:r w:rsidR="00902F41">
        <w:fldChar w:fldCharType="end"/>
      </w:r>
      <w:r w:rsidR="00902F41">
        <w:t>. Inequalities in land, income, and wealth, and insecure land tenure and forest rights for local people are all common factors in driving deforestation</w:t>
      </w:r>
      <w:r w:rsidR="004022CF">
        <w:t xml:space="preserve"> </w:t>
      </w:r>
      <w:r w:rsidR="004022CF">
        <w:fldChar w:fldCharType="begin"/>
      </w:r>
      <w:r w:rsidR="004022CF">
        <w:instrText xml:space="preserve"> ADDIN ZOTERO_ITEM CSL_CITATION {"citationID":"pvCt8fqO","properties":{"formattedCitation":"(Ceddia 2019)","plainCitation":"(Ceddia 2019)","noteIndex":0},"citationItems":[{"id":174,"uris":["http://zotero.org/users/2170232/items/8DFGLQ2A"],"uri":["http://zotero.org/users/2170232/items/8DFGLQ2A"],"itemData":{"id":174,"type":"article-journal","abstract":"Agricultural expansion remains the most prominent proximate cause of tropical deforestation in Latin America, a region characterized by deforestation rates substantially above the world average and extremely high inequality. This paper deploys several multivariate statistical models to test whether different aspects of inequality, within a context of increasing agricultural productivity, promote agricultural expansion (Jevons paradox) or contraction (land-sparing) in 10 Latin American countries over 1990–2010. Here I show the existence of distinct patterns between the instantaneous and the overall (i.e., accounting for temporal lags) effect of increasing agricultural productivity, conditional on the degree of income, land, and wealth inequality. In a context of perfect equality, the instantaneous effect of increases in agricultural productivity is to promote agricultural expansion (Jevons paradox). When temporal lags are accounted for, agricultural productivity appears to be mainly land-sparing. Increases in the level of inequality, in all its forms, promote agricultural expansion, thus eroding the land-sparing effects of increasing productivity. The results also suggest that the instantaneous impact of inequality is larger than the overall effect (accounting for temporal lags) and that the effects of income inequality are stronger than those of land and wealth inequality, respectively. Reaping the benefits of increasing agricultural productivity, and achieving sustainable agricultural intensification in Latin America, requires policy interventions that specifically address inequality.","container-title":"Proceedings of the National Academy of Sciences","DOI":"10.1073/pnas.1814894116","ISSN":"0027-8424, 1091-6490","issue":"7","journalAbbreviation":"PNAS","language":"en","note":"PMID: 30679279","page":"2527-2532","source":"www.pnas.org","title":"The impact of income, land, and wealth inequality on agricultural expansion in Latin America","volume":"116","author":[{"family":"Ceddia","given":"M. Graziano"}],"issued":{"date-parts":[["2019",2,12]]}}}],"schema":"https://github.com/citation-style-language/schema/raw/master/csl-citation.json"} </w:instrText>
      </w:r>
      <w:r w:rsidR="004022CF">
        <w:fldChar w:fldCharType="separate"/>
      </w:r>
      <w:r w:rsidR="004022CF" w:rsidRPr="004022CF">
        <w:rPr>
          <w:rFonts w:ascii="Calibri" w:hAnsi="Calibri" w:cs="Calibri"/>
        </w:rPr>
        <w:t>(Ceddia 2019)</w:t>
      </w:r>
      <w:r w:rsidR="004022CF">
        <w:fldChar w:fldCharType="end"/>
      </w:r>
      <w:r w:rsidR="004022CF">
        <w:t>. Such inequalities, in combination with debt and overpopulation, drive the expansion of agriculture and other natural resource-based activities</w:t>
      </w:r>
      <w:r w:rsidR="003B4CB2">
        <w:t>, to the detriment of forests,</w:t>
      </w:r>
      <w:r w:rsidR="004022CF">
        <w:t xml:space="preserve"> as local people strive for subsistence and economic development </w:t>
      </w:r>
      <w:r w:rsidR="004022CF">
        <w:fldChar w:fldCharType="begin"/>
      </w:r>
      <w:r w:rsidR="004022CF">
        <w:instrText xml:space="preserve"> ADDIN ZOTERO_ITEM CSL_CITATION {"citationID":"ogrQFYLK","properties":{"formattedCitation":"(Culas 2012; Ceddia et al. 2015)","plainCitation":"(Culas 2012; Ceddia et al. 2015)","noteIndex":0},"citationItems":[{"id":2143,"uris":["http://zotero.org/users/2170232/items/TPIWN6QK"],"uri":["http://zotero.org/users/2170232/items/TPIWN6QK"],"itemData":{"id":2143,"type":"article-journal","abstract":"International attention is focused on finding ways to reduce emissions from deforestation because of the emerging concerns over climate change. However the causes of deforestation are rooted in current economic and development paradigms. The causes of deforestation also vary across different geographical regions and have implications for the forest transition. Attempts to reach an international agreement on curbing deforestation have achieved little success despite over 30years of UN negotiations. New initiatives from REDD (Reducing Emissions from Deforestation and forest Degradation) could provide financial incentives to curb deforestation. Hence, alternative development paths for forest cover changes and forest transition are analyzed for the REDD policy within the framework of an environmental Kuznets curve (EKC) for deforestation. The EKC models are estimated for geographical regions of Latin America, Africa and Asia. The results based on the panel data analysis of 43 countries, covering the period 1970–1994, provides evidence that an inverted U-shaped EKC fits for Latin America and Africa, while a U-shaped EKC applies to Asia. The results also indicate that strengthening agricultural and forestry sector policies are important for curbing deforestation. The EKC models' estimates could provide guidance for decisions on financing the REDD policy as specific to each region.","container-title":"Ecological Economics","DOI":"10.1016/j.ecolecon.2012.04.015","ISSN":"0921-8009","journalAbbreviation":"Ecological Economics","language":"en","page":"44-51","source":"ScienceDirect","title":"REDD and forest transition: Tunneling through the environmental Kuznets curve","title-short":"REDD and forest transition","volume":"79","author":[{"family":"Culas","given":"Richard J."}],"issued":{"date-parts":[["2012",7,1]]}}},{"id":2142,"uris":["http://zotero.org/users/2170232/items/96TCP83Z"],"uri":["http://zotero.org/users/2170232/items/96TCP83Z"],"itemData":{"id":2142,"type":"article-journal","abstract":"Agricultural expansion remains the most important proximate cause of tropical deforestation, while interactions between socio-economic, technological and institutional factors represent the fundamental drivers. Projected population increases could further raise the pressure on the remaining forests, unless agricultural intensification allows raising agricultural output without expanding agricultural areas. The purpose of this article is to understand the role of institutional factors in governing the intensification process towards the goal of preserving forests from agricultural pressures, with a focus on Indigenous Peoples’ and local communities’ rights to forests (as embedded in the various tenure regimes). In this paper we adopt an international dimension and analyse the process of agricultural expansion across eleven Latin American countries over the period 1990–2010 to assess whether, in a context of agricultural intensification, different land tenure regimes impact differently on the realization of land-sparing or Jevons paradox. The results, based on a number of multivariate statistical models that controls for socio-economic factors, strongly suggest that the formal recognition of Indigenous Peoples and local communities’ forest rights has played an important role in promoting land sparing or attenuating Jevons paradox.","container-title":"Global Environmental Change","DOI":"10.1016/j.gloenvcha.2015.09.010","ISSN":"0959-3780","journalAbbreviation":"Global Environmental Change","language":"en","page":"316-322","source":"ScienceDirect","title":"Land tenure and agricultural expansion in Latin America: The role of Indigenous Peoples’ and local communities’ forest rights","title-short":"Land tenure and agricultural expansion in Latin America","volume":"35","author":[{"family":"Ceddia","given":"M. Graziano"},{"family":"Gunter","given":"Ulrich"},{"family":"Corriveau-Bourque","given":"Alexandre"}],"issued":{"date-parts":[["2015",11,1]]}}}],"schema":"https://github.com/citation-style-language/schema/raw/master/csl-citation.json"} </w:instrText>
      </w:r>
      <w:r w:rsidR="004022CF">
        <w:fldChar w:fldCharType="separate"/>
      </w:r>
      <w:r w:rsidR="004022CF" w:rsidRPr="004022CF">
        <w:rPr>
          <w:rFonts w:ascii="Calibri" w:hAnsi="Calibri" w:cs="Calibri"/>
        </w:rPr>
        <w:t>(Culas 2012; Ceddia et al. 2015)</w:t>
      </w:r>
      <w:r w:rsidR="004022CF">
        <w:fldChar w:fldCharType="end"/>
      </w:r>
      <w:r w:rsidR="004022CF">
        <w:t xml:space="preserve">.  </w:t>
      </w:r>
      <w:r w:rsidR="00902F41">
        <w:t xml:space="preserve">  </w:t>
      </w:r>
    </w:p>
    <w:p w14:paraId="62005430" w14:textId="5407462C" w:rsidR="006F0007" w:rsidRDefault="00316B6B">
      <w:r>
        <w:t xml:space="preserve">Studies from Asia have highlighted the importance of socioeconomics in </w:t>
      </w:r>
      <w:r w:rsidR="00D1536D">
        <w:t>influencing</w:t>
      </w:r>
      <w:r>
        <w:t xml:space="preserve"> the effects of economic</w:t>
      </w:r>
      <w:r w:rsidR="00900623">
        <w:t xml:space="preserve"> and other underlying</w:t>
      </w:r>
      <w:r>
        <w:t xml:space="preserve"> drivers on deforestation. </w:t>
      </w:r>
      <w:r w:rsidR="00D1536D">
        <w:t>The differences in population density between</w:t>
      </w:r>
      <w:r>
        <w:t xml:space="preserve"> urban and rural locations</w:t>
      </w:r>
      <w:r w:rsidR="00D1536D">
        <w:t xml:space="preserve"> and the choice of agricultural crop had an interaction effect on deforestation in Indonesia </w:t>
      </w:r>
      <w:r w:rsidR="00D1536D">
        <w:fldChar w:fldCharType="begin"/>
      </w:r>
      <w:r w:rsidR="00D1536D">
        <w:instrText xml:space="preserve"> ADDIN ZOTERO_ITEM CSL_CITATION {"citationID":"nmfLHmNZ","properties":{"formattedCitation":"(Gatto et al. 2015)","plainCitation":"(Gatto et al. 2015)","noteIndex":0},"citationItems":[{"id":1533,"uris":["http://zotero.org/users/2170232/items/FNSEJ3E4"],"uri":["http://zotero.org/users/2170232/items/FNSEJ3E4"],"itemData":{"id":1533,"type":"article-journal","abstract":"We investigate land-use dynamics in Jambi, Sumatra, one of the hotspots of Indonesia's recent oil palm boom. Data from a structured village survey are used to analyze the role of socioeconomic and policy factors. Oil palm is partly grown on large plantations, but smallholders are also involved to a significant extent. We find that, in spite of considerable oil palm expansion, rubber remains the dominant crop. Most of the oil palm growth takes place on previous fallow and rubber land. Oil palm has not been a major driver of deforestation. Much of the forest in Jambi was cleared more than 20 years ago, and rubber was an established cash crop long before the oil palm boom started. However, oil palm growth occurs in locations with ongoing logging activities, so indirect effects on deforestation are possible. The Indonesian government's transmigration program of the 1980s and 1990s was instrumental for the start and spread of oil palm in Jambi. Some autochthonous villages have adopted oil palm. But oil palm adoption in autochthonous villages started later and happens at a slower pace than in the villages of the transmigrants from Java.","container-title":"Land Use Policy","DOI":"10.1016/j.landusepol.2015.03.001","ISSN":"0264-8377","journalAbbreviation":"Land Use Policy","page":"292-303","source":"ScienceDirect","title":"Oil palm boom and land-use dynamics in Indonesia: The role of policies and socioeconomic factors","title-short":"Oil palm boom and land-use dynamics in Indonesia","volume":"46","author":[{"family":"Gatto","given":"Marcel"},{"family":"Wollni","given":"Meike"},{"family":"Qaim","given":"Matin"}],"issued":{"date-parts":[["2015",7,1]]}}}],"schema":"https://github.com/citation-style-language/schema/raw/master/csl-citation.json"} </w:instrText>
      </w:r>
      <w:r w:rsidR="00D1536D">
        <w:fldChar w:fldCharType="separate"/>
      </w:r>
      <w:r w:rsidR="00D1536D" w:rsidRPr="00D1536D">
        <w:rPr>
          <w:rFonts w:ascii="Calibri" w:hAnsi="Calibri" w:cs="Calibri"/>
        </w:rPr>
        <w:t>(Gatto et al. 2015)</w:t>
      </w:r>
      <w:r w:rsidR="00D1536D">
        <w:fldChar w:fldCharType="end"/>
      </w:r>
      <w:r w:rsidR="00D1536D">
        <w:t xml:space="preserve">, and changes in urban structure and local economic development boosted in-migration in Shenzhen, China, which drove urban forest fragmentation </w:t>
      </w:r>
      <w:r w:rsidR="00D1536D">
        <w:lastRenderedPageBreak/>
        <w:fldChar w:fldCharType="begin"/>
      </w:r>
      <w:r w:rsidR="00D1536D">
        <w:instrText xml:space="preserve"> ADDIN ZOTERO_ITEM CSL_CITATION {"citationID":"uc49X24Q","properties":{"formattedCitation":"(Gong et al. 2013)","plainCitation":"(Gong et al. 2013)","noteIndex":0},"citationItems":[{"id":1526,"uris":["http://zotero.org/users/2170232/items/2LSJZH7A"],"uri":["http://zotero.org/users/2170232/items/2LSJZH7A"],"itemData":{"id":1526,"type":"article-journal","abstract":"Urban forests are valuable resources in coupled human and natural urban systems where green spaces are essential in maintaining ecological benefits and services of the landscape. In southern coastal China, the Shenzhen Special Economic Zone (SEZ) was established as a new city in 1979 and developed to be a megacity from an agriculture-dominated landscape. To quantify the land-use change during this rapid urbanization process and explore the underline drivers, nine sets of Landsat images from 1973 through 2005 were used to calculate the landscape metrics of forest patches. We found that the forest in Shenzhen SEZ had been restored to 85.85% of pre-urbanization coverage by 2005, but was characterized with smaller, isolated patches across the landscape. The changes in patch density, distribution, and shape during the 30-year study period were nonlinear and defined by episodic periods. The stepwise multiple regression models with socioeconomic drivers provided further explanation for fragmentation rates in patch density, distribution, and shape, with modeled R-squared of 0.837, 0.759, and 0.985 and P-values of 0.011, 0.035, and 0.004, respectively. Among the drivers, urban structure change, industry-related economic booming, and the increase of migrant resident population triggered the urban forest fragmentation while the significantly increased income of city residents drove the de-fragmentation trend. The artificial forestation showed some but a limited role in mitigating forest fragmentation.","container-title":"Landscape and Urban Planning","DOI":"10.1016/j.landurbplan.2013.04.009","ISSN":"0169-2046","journalAbbreviation":"Landscape and Urban Planning","page":"57-65","source":"ScienceDirect","title":"Determining socioeconomic drivers of urban forest fragmentation with historical remote sensing images","volume":"117","author":[{"family":"Gong","given":"Chongfeng"},{"family":"Yu","given":"Shixiao"},{"family":"Joesting","given":"Heather"},{"family":"Chen","given":"Jiquan"}],"issued":{"date-parts":[["2013",9,1]]}}}],"schema":"https://github.com/citation-style-language/schema/raw/master/csl-citation.json"} </w:instrText>
      </w:r>
      <w:r w:rsidR="00D1536D">
        <w:fldChar w:fldCharType="separate"/>
      </w:r>
      <w:r w:rsidR="00D1536D" w:rsidRPr="00D1536D">
        <w:rPr>
          <w:rFonts w:ascii="Calibri" w:hAnsi="Calibri" w:cs="Calibri"/>
        </w:rPr>
        <w:t>(Gong et al. 2013)</w:t>
      </w:r>
      <w:r w:rsidR="00D1536D">
        <w:fldChar w:fldCharType="end"/>
      </w:r>
      <w:r w:rsidR="00D1536D">
        <w:t xml:space="preserve">. </w:t>
      </w:r>
      <w:r w:rsidR="003B4CB2">
        <w:t xml:space="preserve">Population density has been shown to drive forest loss in India </w:t>
      </w:r>
      <w:r w:rsidR="003B4CB2">
        <w:fldChar w:fldCharType="begin"/>
      </w:r>
      <w:r w:rsidR="003B4CB2">
        <w:instrText xml:space="preserve"> ADDIN ZOTERO_ITEM CSL_CITATION {"citationID":"x4jjDkAJ","properties":{"formattedCitation":"(Krishnadas et al. 2018)","plainCitation":"(Krishnadas et al. 2018)","noteIndex":0},"citationItems":[{"id":1763,"uris":["http://zotero.org/users/2170232/items/HZJ6GEEF"],"uri":["http://zotero.org/users/2170232/items/HZJ6GEEF"],"itemData":{"id":1763,"type":"article-journal","abstract":"Maintaining forest cover is important for Biodiversity Hotspots that support many endangered and endemic species but have lost much of their original forest extent. In developing countries, ongoing economic and demographic growth within Hotspots can alter rates and patterns of deforestation, making it a concern to quantify rates of forest loss and assess landscape-scale correlates of deforestation within Hotspots. Such analyses can help set baselines for future monitoring and provide landscape-scale perspectives to design conservation policy. For the Western Ghats Biodiversity Hotspot in India, we examined correlates of forest loss following rapid economic expansion (post-2000 CE). First, we used open-source remote-sensing data to estimate annual trends in recent forest loss (from 2000 to 2016) for the entire Hotspot. Across the entire Western Ghats, we assessed the relative importance of and interactions among demographic, administrative, and biophysical factors that predicted rates of forest loss—measured as the number of 30 × 30-m pixels of forest lost within randomly selected 1 km2 cells. Protected areas reduced forest loss by 30%, especially when forests were closer to roads (33%) and towns (36%). However, the advantage of protection declined by 32% when local population densities increased, implying that the difference in forest loss between protected and non-protected areas disappears at high local population densities. To check scale-dependency of spatial extent, we repeated the modelling process for two landscape subsets within Western Ghats. In contrast with results for the entire Western Ghats, both focal landscapes showed no difference in deforestation with protection status alone or its interactions with village population density and distance to towns. However, deforestation was 88% lower when forests were protected and farther from roads. Overall, our results indicate that protected areas help retain forest cover within a global Biodiversity Hotspot even with rapid development, but high human population densities and road development can reduce the benefits of protection.","container-title":"Biological Conservation","DOI":"10.1016/j.biocon.2018.04.034","ISSN":"0006-3207","journalAbbreviation":"Biological Conservation","page":"147-155","source":"ScienceDirect","title":"Parks protect forest cover in a tropical biodiversity hotspot, but high human population densities can limit success","volume":"223","author":[{"family":"Krishnadas","given":"Meghna"},{"family":"Agarwala","given":"Meghna"},{"family":"Sridhara","given":"Sachin"},{"family":"Eastwood","given":"Erin"}],"issued":{"date-parts":[["2018",7,1]]}}}],"schema":"https://github.com/citation-style-language/schema/raw/master/csl-citation.json"} </w:instrText>
      </w:r>
      <w:r w:rsidR="003B4CB2">
        <w:fldChar w:fldCharType="separate"/>
      </w:r>
      <w:r w:rsidR="003B4CB2" w:rsidRPr="003B4CB2">
        <w:rPr>
          <w:rFonts w:ascii="Calibri" w:hAnsi="Calibri" w:cs="Calibri"/>
        </w:rPr>
        <w:t>(Krishnadas et al. 2018)</w:t>
      </w:r>
      <w:r w:rsidR="003B4CB2">
        <w:fldChar w:fldCharType="end"/>
      </w:r>
      <w:r w:rsidR="003B4CB2">
        <w:t>, and</w:t>
      </w:r>
      <w:r w:rsidR="0014759D">
        <w:t xml:space="preserve"> in Pakistan, </w:t>
      </w:r>
      <w:r w:rsidR="0014759D">
        <w:fldChar w:fldCharType="begin"/>
      </w:r>
      <w:r w:rsidR="00FE36DE">
        <w:instrText xml:space="preserve"> ADDIN ZOTERO_ITEM CSL_CITATION {"citationID":"lI45j5OS","properties":{"formattedCitation":"(Mannan et al. 2019)","plainCitation":"(Mannan et al. 2019)","dontUpdate":true,"noteIndex":0},"citationItems":[{"id":2007,"uris":["http://zotero.org/users/2170232/items/SMNGBI44"],"uri":["http://zotero.org/users/2170232/items/SMNGBI44"],"itemData":{"id":2007,"type":"article-journal","abstract":"Located at the foothills of the Himalayan Mountains, subtropical and moist temperate forests of Pakistan are very rich in flora and fauna. However, due to increased illegal and uncontrolled harvesting of wood, agricultural activities, and urbanization, these forests are fast disappearing. The recent expansion of human activities resulting illegal and uncontrolled harvesting, agricultural activities, and urbanization is a cause for concern. Using Landsat imagery, Markov Chain and Cellular Automata, this study focused on the quantitative assessment of spatiotemporal land use and land cover changes during 1998, 2008, 2018 and a simulation of 2028. In addition, a forest inventory survey of biomass and carbon sink were respectively calculated for these subtropical broad-leaved evergreen, subtropical chirpine and moist temperate forests. Results showed biomass was 560.56 ± 104.33 Mg ha−1, 350.95 ± 104.33 Mg ha−1 and 153.63 ± 104.33 Mg ha−1 in moist temperate, subtropical chirpine and subtropical broad-leaved forests respectively. Meanwhile, carbon was 313.94 ± 44.78 Mg C ha−1, 221.34 ± 44.78 Mg C ha−1 and 131.77 ± 44.78 Mg C ha−1 in moist temperate, subtropical chirpine and subtropical broad-leaved forests respectively. During the study period, land-use and land cover changes showed forest land changed from 40936.77 ha to 36709.23 ha, agricultural land from 4220.46 to 10374.64 ha, and built-up area from 1497.60 to 5395.12 ha. The average annual biomass and carbon loss were respectively 50.34 Gg ha−1yr−1 and 31.33 Gg C ha−1 yr−1. The information derived from this study could assist in the development of appropriate sustainable forest management policies in Pakistan.","container-title":"Global Ecology and Conservation","DOI":"10.1016/j.gecco.2019.e00535","ISSN":"2351-9894","journalAbbreviation":"Global Ecology and Conservation","page":"e00535","source":"ScienceDirect","title":"Application of land-use/land cover changes in monitoring and projecting forest biomass carbon loss in Pakistan","volume":"17","author":[{"family":"Mannan","given":"Abdul"},{"family":"Liu","given":"Jincheng"},{"family":"Zhongke","given":"Feng"},{"family":"Khan","given":"Tauheed Ullah"},{"family":"Saeed","given":"Sajjad"},{"family":"Mukete","given":"Beckline"},{"family":"ChaoYong","given":"Shen"},{"family":"Yongxiang","given":"Fan"},{"family":"Ahmad","given":"Adnan"},{"family":"Amir","given":"Muhammad"},{"family":"Ahmad","given":"Shahid"},{"family":"Shah","given":"Sher"}],"issued":{"date-parts":[["2019",1,1]]}}}],"schema":"https://github.com/citation-style-language/schema/raw/master/csl-citation.json"} </w:instrText>
      </w:r>
      <w:r w:rsidR="0014759D">
        <w:fldChar w:fldCharType="separate"/>
      </w:r>
      <w:r w:rsidR="0014759D" w:rsidRPr="003B4CB2">
        <w:rPr>
          <w:rFonts w:ascii="Calibri" w:hAnsi="Calibri" w:cs="Calibri"/>
        </w:rPr>
        <w:t xml:space="preserve">Mannan et al </w:t>
      </w:r>
      <w:r w:rsidR="0014759D">
        <w:rPr>
          <w:rFonts w:ascii="Calibri" w:hAnsi="Calibri" w:cs="Calibri"/>
        </w:rPr>
        <w:t>(</w:t>
      </w:r>
      <w:r w:rsidR="0014759D" w:rsidRPr="003B4CB2">
        <w:rPr>
          <w:rFonts w:ascii="Calibri" w:hAnsi="Calibri" w:cs="Calibri"/>
        </w:rPr>
        <w:t>2019)</w:t>
      </w:r>
      <w:r w:rsidR="0014759D">
        <w:fldChar w:fldCharType="end"/>
      </w:r>
      <w:r w:rsidR="0014759D">
        <w:t xml:space="preserve"> found that</w:t>
      </w:r>
      <w:r w:rsidR="003B4CB2">
        <w:t xml:space="preserve"> a combination of geographic, socioeconomic, and environmental factors were effective predictors of LUC</w:t>
      </w:r>
      <w:r w:rsidR="0014759D">
        <w:t xml:space="preserve">, whereas </w:t>
      </w:r>
      <w:r w:rsidR="0014759D">
        <w:fldChar w:fldCharType="begin"/>
      </w:r>
      <w:r w:rsidR="00FE36DE">
        <w:instrText xml:space="preserve"> ADDIN ZOTERO_ITEM CSL_CITATION {"citationID":"ysWcmXZN","properties":{"formattedCitation":"(Zeb et al. 2019)","plainCitation":"(Zeb et al. 2019)","dontUpdate":true,"noteIndex":0},"citationItems":[{"id":2219,"uris":["http://zotero.org/users/2170232/items/MIV6WX7N"],"uri":["http://zotero.org/users/2170232/items/MIV6WX7N"],"itemData":{"id":2219,"type":"article-journal","abstract":"Indigenous groups in many parts of the world are often forest dependent societies, and thereby may also play a disproportionate role in protecting and managing threatened forest resources. Taking the Kalasha indigenous group of Pakistan as a test case, this study contributes a socio-economic analysis at the household level aimed at understanding factors that influence forest clearing decisions. The findings of the study may help to develop general policies that facilitate sustainable resource for indigenous and other marginalized forest-dependent communities. The analysis was based on a contrast of 74 households at the forest margin that cleared nearby forested land versus 49 households that did not clear. Survey results indicated that the prime motivation for conversion of forests was expansion for cropland (77%), livestock grazing (18%), and orchards (5%). We found that families with more members and fewer physical assets were more likely to clear forested land for agricultural expansion. Families with more members employed off-farm, and members of Joint Forest Management Committees were less likely to be involved in forest clearing. For poor households, fuel wood constituted the largest part of their total income and for households with off-farm income the smallest. Social factors, such as education, ethnicity, and forest ownership were not significantly associated with clearing of forests. We conclude that programs focusing on off-farm income generation opportunities targeted towards the poorest households would be the most effective policy intervention for lowering deforestation and forest conversion.","container-title":"Global Environmental Change","DOI":"10.1016/j.gloenvcha.2019.102004","ISSN":"0959-3780","journalAbbreviation":"Global Environmental Change","language":"en","page":"102004","source":"ScienceDirect","title":"Forest conversion by the indigenous Kalasha of Pakistan: A household level analysis of socioeconomic drivers","title-short":"Forest conversion by the indigenous Kalasha of Pakistan","volume":"59","author":[{"family":"Zeb","given":"Alam"},{"family":"Armstrong","given":"Glen W."},{"family":"Hamann","given":"Andreas"}],"issued":{"date-parts":[["2019",11,1]]}}}],"schema":"https://github.com/citation-style-language/schema/raw/master/csl-citation.json"} </w:instrText>
      </w:r>
      <w:r w:rsidR="0014759D">
        <w:fldChar w:fldCharType="separate"/>
      </w:r>
      <w:r w:rsidR="0014759D" w:rsidRPr="0014759D">
        <w:rPr>
          <w:rFonts w:ascii="Calibri" w:hAnsi="Calibri" w:cs="Calibri"/>
        </w:rPr>
        <w:t xml:space="preserve">Zeb et al </w:t>
      </w:r>
      <w:r w:rsidR="0014759D">
        <w:rPr>
          <w:rFonts w:ascii="Calibri" w:hAnsi="Calibri" w:cs="Calibri"/>
        </w:rPr>
        <w:t>(</w:t>
      </w:r>
      <w:r w:rsidR="0014759D" w:rsidRPr="0014759D">
        <w:rPr>
          <w:rFonts w:ascii="Calibri" w:hAnsi="Calibri" w:cs="Calibri"/>
        </w:rPr>
        <w:t>2019)</w:t>
      </w:r>
      <w:r w:rsidR="0014759D">
        <w:fldChar w:fldCharType="end"/>
      </w:r>
      <w:r w:rsidR="0014759D">
        <w:t xml:space="preserve"> found that household demographics and poverty were underlying factors of forest clearance for livestock and agricultural expansion.</w:t>
      </w:r>
      <w:r w:rsidR="00BA0606">
        <w:t xml:space="preserve"> In Thailand and Vietnam livelihoods and local economics were highly influential in farmer’s decision-making related to LUC </w:t>
      </w:r>
      <w:r w:rsidR="00BA0606">
        <w:fldChar w:fldCharType="begin"/>
      </w:r>
      <w:r w:rsidR="00BA0606">
        <w:instrText xml:space="preserve"> ADDIN ZOTERO_ITEM CSL_CITATION {"citationID":"MZwRZaZR","properties":{"formattedCitation":"(Nguyen et al. 2017)","plainCitation":"(Nguyen et al. 2017)","noteIndex":0},"citationItems":[{"id":1657,"uris":["http://zotero.org/users/2170232/items/823SBA2X"],"uri":["http://zotero.org/users/2170232/items/823SBA2X"],"itemData":{"id":1657,"type":"article-journal","abstract":"Summary\nUnderstanding farmers’ land use decision-making is of interest to policy makers and scientific communities. Furthermore, comparing farmers’ land use decision-making between countries offers a functioning instrument to enhance this understanding, since one country can benefit from the experiences of another. This study extends the sustainable livelihoods framework to examine and compare the factors affecting farmers’ land use decision-making regarding land use choices and crop diversification. A panel dataset of 514 farm households in Ha Tinh (Vietnam) and 422 farm households in Ubon Ratchathani (Thailand) collected in 2007 and 2013 is used for the analyses. The results reveal that (i) farmers’ land use decision-making is determined by various factors representing the livelihood platforms, weather shock experience and expectation, and physical-economic conditions of the living localities, and (ii) crop diversification is a weather shock-coping strategy of rural households. We suggest that (i) promoting farm land reconsolidation and privatization, (ii) enhancing access to credit sources and national electricity networks, and (iii) improving rural road conditions and attracting investments in rural non-agricultural sectors contribute to reducing farmers’ vulnerability to climate variability.","container-title":"World Development","DOI":"10.1016/j.worlddev.2016.08.010","ISSN":"0305-750X","journalAbbreviation":"World Development","page":"199-213","source":"ScienceDirect","title":"Determinants of Farmers’ Land Use Decision-Making: Comparative Evidence From Thailand and Vietnam","title-short":"Determinants of Farmers’ Land Use Decision-Making","volume":"89","author":[{"family":"Nguyen","given":"Trung Thanh"},{"family":"Nguyen","given":"Loc Duc"},{"family":"Lippe","given":"Rattiya Suddeephong"},{"family":"Grote","given":"Ulrike"}],"issued":{"date-parts":[["2017",1,1]]}}}],"schema":"https://github.com/citation-style-language/schema/raw/master/csl-citation.json"} </w:instrText>
      </w:r>
      <w:r w:rsidR="00BA0606">
        <w:fldChar w:fldCharType="separate"/>
      </w:r>
      <w:r w:rsidR="00BA0606" w:rsidRPr="00BA0606">
        <w:rPr>
          <w:rFonts w:ascii="Calibri" w:hAnsi="Calibri" w:cs="Calibri"/>
        </w:rPr>
        <w:t>(Nguyen et al. 2017)</w:t>
      </w:r>
      <w:r w:rsidR="00BA0606">
        <w:fldChar w:fldCharType="end"/>
      </w:r>
      <w:r w:rsidR="00BA0606">
        <w:t xml:space="preserve">, and in the mountainous regions of Southeast Asia it </w:t>
      </w:r>
      <w:r w:rsidR="004336C4">
        <w:t>has been</w:t>
      </w:r>
      <w:r w:rsidR="00BA0606">
        <w:t xml:space="preserve"> national policies in combination with local economics that governed LUC </w:t>
      </w:r>
      <w:r w:rsidR="00BA0606">
        <w:fldChar w:fldCharType="begin"/>
      </w:r>
      <w:r w:rsidR="00BA0606">
        <w:instrText xml:space="preserve"> ADDIN ZOTERO_ITEM CSL_CITATION {"citationID":"IJXGxPJf","properties":{"formattedCitation":"(Fox &amp; Vogler 2005)","plainCitation":"(Fox &amp; Vogler 2005)","noteIndex":0},"citationItems":[{"id":1674,"uris":["http://zotero.org/users/2170232/items/J5LKSCXA"],"uri":["http://zotero.org/users/2170232/items/J5LKSCXA"],"itemData":{"id":1674,"type":"article-journal","abstract":"This paper summarizes land-cover and land-use change at eight sites in Thailand, Yunnan (China), Vietnam, Cambodia, and Laos over the last 50 years. Project methodology included incorporating information collected from a combination of semiformal, key informant, and formal household interviews with the development of spatial databases based on aerial photographs, satellite images, topographic maps, and GPS data. Results suggest that land use (e.g. swidden cultivation) and land cover (e.g. secondary vegetation) have remained stable and the minor amount of land-use change that has occurred has been a change from swidden to monocultural cash crops. Results suggest that two forces will increasingly determine land-use systems in this region. First, national land tenure policies—the nationalization of forest lands and efforts to increase control over upland resources by central governments—will provide a push factor making it increasingly difficult for farmers to maintain their traditional swidden land-use practices. Second, market pressures—the commercialization of subsistence resources and the substitution of commercial crops for subsistence crops—will provide a pull factor encouraging farmers to engage in new and different forms of commercial agriculture. These results appear to be robust as they come from eight studies conducted over the last decade. But important questions remain in terms of what research protocols are needed, if any, when linking social science data with remotely sensed data for understanding human-environment interactions.","container-title":"Environmental Management","DOI":"10.1007/s00267-003-0288-7","ISSN":"0364-152X, 1432-1009","issue":"3","journalAbbreviation":"Environmental Management","language":"en","page":"394-403","source":"link.springer.com","title":"Land-Use and Land-Cover Change in Montane Mainland Southeast Asia","volume":"36","author":[{"family":"Fox","given":"Jefferson"},{"family":"Vogler","given":"John B."}],"issued":{"date-parts":[["2005",9,1]]}}}],"schema":"https://github.com/citation-style-language/schema/raw/master/csl-citation.json"} </w:instrText>
      </w:r>
      <w:r w:rsidR="00BA0606">
        <w:fldChar w:fldCharType="separate"/>
      </w:r>
      <w:r w:rsidR="00BA0606" w:rsidRPr="00BA0606">
        <w:rPr>
          <w:rFonts w:ascii="Calibri" w:hAnsi="Calibri" w:cs="Calibri"/>
        </w:rPr>
        <w:t>(Fox &amp; Vogler 2005)</w:t>
      </w:r>
      <w:r w:rsidR="00BA0606">
        <w:fldChar w:fldCharType="end"/>
      </w:r>
      <w:r w:rsidR="00BA0606">
        <w:t>.</w:t>
      </w:r>
      <w:r w:rsidR="0014759D">
        <w:t xml:space="preserve"> The extensive literature on</w:t>
      </w:r>
      <w:r w:rsidR="002C711B">
        <w:t xml:space="preserve"> the</w:t>
      </w:r>
      <w:r w:rsidR="0014759D">
        <w:t xml:space="preserve"> socioeconomic </w:t>
      </w:r>
      <w:r w:rsidR="002C711B">
        <w:t>predictors</w:t>
      </w:r>
      <w:r w:rsidR="0014759D">
        <w:t xml:space="preserve"> of </w:t>
      </w:r>
      <w:r w:rsidR="00AF717F">
        <w:t>deforestation emphasise</w:t>
      </w:r>
      <w:r w:rsidR="002C711B">
        <w:t>s</w:t>
      </w:r>
      <w:r w:rsidR="00AF717F">
        <w:t xml:space="preserve"> the </w:t>
      </w:r>
      <w:r w:rsidR="002C711B">
        <w:t xml:space="preserve">breadth and complexity of relationships between local socioeconomic conditions, broader economic factors, the environmental context, and government policy. </w:t>
      </w:r>
      <w:r w:rsidR="008B17DA">
        <w:t>T</w:t>
      </w:r>
      <w:r w:rsidR="002C711B">
        <w:t xml:space="preserve">he </w:t>
      </w:r>
      <w:r w:rsidR="008B17DA">
        <w:t xml:space="preserve">scale at which studies are undertaken is revealed to be important, as is local context. The two examples from Pakistan </w:t>
      </w:r>
      <w:r w:rsidR="008B17DA">
        <w:fldChar w:fldCharType="begin"/>
      </w:r>
      <w:r w:rsidR="008B17DA">
        <w:instrText xml:space="preserve"> ADDIN ZOTERO_ITEM CSL_CITATION {"citationID":"XsfX7s4n","properties":{"formattedCitation":"(Mannan et al. 2019; Zeb et al. 2019)","plainCitation":"(Mannan et al. 2019; Zeb et al. 2019)","noteIndex":0},"citationItems":[{"id":2007,"uris":["http://zotero.org/users/2170232/items/SMNGBI44"],"uri":["http://zotero.org/users/2170232/items/SMNGBI44"],"itemData":{"id":2007,"type":"article-journal","abstract":"Located at the foothills of the Himalayan Mountains, subtropical and moist temperate forests of Pakistan are very rich in flora and fauna. However, due to increased illegal and uncontrolled harvesting of wood, agricultural activities, and urbanization, these forests are fast disappearing. The recent expansion of human activities resulting illegal and uncontrolled harvesting, agricultural activities, and urbanization is a cause for concern. Using Landsat imagery, Markov Chain and Cellular Automata, this study focused on the quantitative assessment of spatiotemporal land use and land cover changes during 1998, 2008, 2018 and a simulation of 2028. In addition, a forest inventory survey of biomass and carbon sink were respectively calculated for these subtropical broad-leaved evergreen, subtropical chirpine and moist temperate forests. Results showed biomass was 560.56 ± 104.33 Mg ha−1, 350.95 ± 104.33 Mg ha−1 and 153.63 ± 104.33 Mg ha−1 in moist temperate, subtropical chirpine and subtropical broad-leaved forests respectively. Meanwhile, carbon was 313.94 ± 44.78 Mg C ha−1, 221.34 ± 44.78 Mg C ha−1 and 131.77 ± 44.78 Mg C ha−1 in moist temperate, subtropical chirpine and subtropical broad-leaved forests respectively. During the study period, land-use and land cover changes showed forest land changed from 40936.77 ha to 36709.23 ha, agricultural land from 4220.46 to 10374.64 ha, and built-up area from 1497.60 to 5395.12 ha. The average annual biomass and carbon loss were respectively 50.34 Gg ha−1yr−1 and 31.33 Gg C ha−1 yr−1. The information derived from this study could assist in the development of appropriate sustainable forest management policies in Pakistan.","container-title":"Global Ecology and Conservation","DOI":"10.1016/j.gecco.2019.e00535","ISSN":"2351-9894","journalAbbreviation":"Global Ecology and Conservation","page":"e00535","source":"ScienceDirect","title":"Application of land-use/land cover changes in monitoring and projecting forest biomass carbon loss in Pakistan","volume":"17","author":[{"family":"Mannan","given":"Abdul"},{"family":"Liu","given":"Jincheng"},{"family":"Zhongke","given":"Feng"},{"family":"Khan","given":"Tauheed Ullah"},{"family":"Saeed","given":"Sajjad"},{"family":"Mukete","given":"Beckline"},{"family":"ChaoYong","given":"Shen"},{"family":"Yongxiang","given":"Fan"},{"family":"Ahmad","given":"Adnan"},{"family":"Amir","given":"Muhammad"},{"family":"Ahmad","given":"Shahid"},{"family":"Shah","given":"Sher"}],"issued":{"date-parts":[["2019",1,1]]}}},{"id":2219,"uris":["http://zotero.org/users/2170232/items/MIV6WX7N"],"uri":["http://zotero.org/users/2170232/items/MIV6WX7N"],"itemData":{"id":2219,"type":"article-journal","abstract":"Indigenous groups in many parts of the world are often forest dependent societies, and thereby may also play a disproportionate role in protecting and managing threatened forest resources. Taking the Kalasha indigenous group of Pakistan as a test case, this study contributes a socio-economic analysis at the household level aimed at understanding factors that influence forest clearing decisions. The findings of the study may help to develop general policies that facilitate sustainable resource for indigenous and other marginalized forest-dependent communities. The analysis was based on a contrast of 74 households at the forest margin that cleared nearby forested land versus 49 households that did not clear. Survey results indicated that the prime motivation for conversion of forests was expansion for cropland (77%), livestock grazing (18%), and orchards (5%). We found that families with more members and fewer physical assets were more likely to clear forested land for agricultural expansion. Families with more members employed off-farm, and members of Joint Forest Management Committees were less likely to be involved in forest clearing. For poor households, fuel wood constituted the largest part of their total income and for households with off-farm income the smallest. Social factors, such as education, ethnicity, and forest ownership were not significantly associated with clearing of forests. We conclude that programs focusing on off-farm income generation opportunities targeted towards the poorest households would be the most effective policy intervention for lowering deforestation and forest conversion.","container-title":"Global Environmental Change","DOI":"10.1016/j.gloenvcha.2019.102004","ISSN":"0959-3780","journalAbbreviation":"Global Environmental Change","language":"en","page":"102004","source":"ScienceDirect","title":"Forest conversion by the indigenous Kalasha of Pakistan: A household level analysis of socioeconomic drivers","title-short":"Forest conversion by the indigenous Kalasha of Pakistan","volume":"59","author":[{"family":"Zeb","given":"Alam"},{"family":"Armstrong","given":"Glen W."},{"family":"Hamann","given":"Andreas"}],"issued":{"date-parts":[["2019",11,1]]}}}],"schema":"https://github.com/citation-style-language/schema/raw/master/csl-citation.json"} </w:instrText>
      </w:r>
      <w:r w:rsidR="008B17DA">
        <w:fldChar w:fldCharType="separate"/>
      </w:r>
      <w:r w:rsidR="008B17DA" w:rsidRPr="008B17DA">
        <w:rPr>
          <w:rFonts w:ascii="Calibri" w:hAnsi="Calibri" w:cs="Calibri"/>
        </w:rPr>
        <w:t>(Mannan et al. 2019; Zeb et al. 2019)</w:t>
      </w:r>
      <w:r w:rsidR="008B17DA">
        <w:fldChar w:fldCharType="end"/>
      </w:r>
      <w:r w:rsidR="008B17DA">
        <w:t xml:space="preserve"> </w:t>
      </w:r>
      <w:r w:rsidR="008B17DA" w:rsidRPr="009B6994">
        <w:t>are from very similar</w:t>
      </w:r>
      <w:r w:rsidR="008B17DA">
        <w:t xml:space="preserve"> areas</w:t>
      </w:r>
      <w:r w:rsidR="009B6994">
        <w:t xml:space="preserve"> within Pakistan, and conduct their analyses at a similar spatial resolution</w:t>
      </w:r>
      <w:r w:rsidR="008B17DA">
        <w:t>, yet identify different socioeconomic predictors of forest loss.</w:t>
      </w:r>
      <w:r w:rsidR="00D25F20">
        <w:t xml:space="preserve"> Therefore, environmental and economic policies that improve socioeconomic conditions for local people without forest loss and environmental degradation will require an understanding of the relationships between socioeconomics and forest cover at different scales. </w:t>
      </w:r>
      <w:r w:rsidR="00592712" w:rsidRPr="004E5487">
        <w:t>Successfully isolating the signals of these relationships is however, challenging, due to the complexity of social-ecological systems, the non-linear feedback loops, and the heterogeneity in system dynamics at different scales.</w:t>
      </w:r>
    </w:p>
    <w:p w14:paraId="61F61256" w14:textId="256258AB" w:rsidR="00086943" w:rsidRDefault="00592712">
      <w:r>
        <w:t xml:space="preserve">Since the early 1990s, after more than a decade of civil war and unrest, Cambodia has experienced extraordinary economic development and social change </w:t>
      </w:r>
      <w:r>
        <w:fldChar w:fldCharType="begin"/>
      </w:r>
      <w:r>
        <w:instrText xml:space="preserve"> ADDIN ZOTERO_ITEM CSL_CITATION {"citationID":"cuGJKBuh","properties":{"formattedCitation":"(Solcomb 2010; Milne &amp; Mahanty 2015)","plainCitation":"(Solcomb 2010; Milne &amp; Mahanty 2015)","noteIndex":0},"citationItems":[{"id":2762,"uris":["http://zotero.org/users/2170232/items/JRA2X9H8"],"uri":["http://zotero.org/users/2170232/items/JRA2X9H8"],"itemData":{"id":2762,"type":"book","event-place":"National University of Singapore","ISBN":"978-9971-69-499-9","publisher":"NUS Press","publisher-place":"National University of Singapore","title":"An economic histroy of Cambodia in the twentieth century","URL":"https://library.oapen.org/handle/20.500.12657/26109","author":[{"family":"Solcomb","given":"Margaret"}],"issued":{"date-parts":[["2010"]]}}},{"id":2899,"uris":["http://zotero.org/users/2170232/items/HVLX9C67"],"uri":["http://zotero.org/users/2170232/items/HVLX9C67"],"itemData":{"id":2899,"type":"book","abstract":"Written by leading authorities from Australasia, Europe and North America, this book examines the dynamic conflicts and synergies between nature conservation and human development in contemporary Cambodia. After suffering conflict and stagnation in the late twentieth century, Cambodia has experienced an economic transformation in the last decade, with growth averaging almost ten per cent per year, partly through investment from China. However this rush for development has been coupled with tremendous social and environmental change which, although positive in some aspects, has led to rising inequality and profound shifts in the condition, ownership and management of natural resources. High deforestation rates, declining fish stocks, biodiversity loss, and alienation of indigenous and rural people from their land and traditional livelihoods are now matters of increasing local and international concern. The book explores the social and political dimensions of these environmental changes in Cambodia, and of efforts to intervene in and ‘improve’ current trajectories for conservation and development. It provides a compelling analysis of the connections between nature, state and society, pointing to the key role of grassroots and non-state actors in shaping Cambodia’s frontiers of change. These insights will be of great interest to scholars of Southeast Asia and environment-development issues in general.","ISBN":"978-1-134-58109-2","language":"en","note":"Google-Books-ID: B6mgBgAAQBAJ","number-of-pages":"311","publisher":"Routledge","source":"Google Books","title":"Conservation and Development in Cambodia: Exploring frontiers of change in nature, state and society","title-short":"Conservation and Development in Cambodia","author":[{"family":"Milne","given":"Sarah"},{"family":"Mahanty","given":"Sango"}],"issued":{"date-parts":[["2015",2,11]]}}}],"schema":"https://github.com/citation-style-language/schema/raw/master/csl-citation.json"} </w:instrText>
      </w:r>
      <w:r>
        <w:fldChar w:fldCharType="separate"/>
      </w:r>
      <w:r w:rsidRPr="00592712">
        <w:rPr>
          <w:rFonts w:ascii="Calibri" w:hAnsi="Calibri" w:cs="Calibri"/>
        </w:rPr>
        <w:t>(Solcomb 2010; Milne &amp; Mahanty 2015)</w:t>
      </w:r>
      <w:r>
        <w:fldChar w:fldCharType="end"/>
      </w:r>
      <w:r>
        <w:t xml:space="preserve">. </w:t>
      </w:r>
      <w:r w:rsidR="00A63D6A">
        <w:t xml:space="preserve">There have been significant improvements in rates of poverty, access to services, and education, yet inequality between the rich and the poor has increased </w:t>
      </w:r>
      <w:r w:rsidR="00A63D6A">
        <w:fldChar w:fldCharType="begin"/>
      </w:r>
      <w:r w:rsidR="00A63D6A">
        <w:instrText xml:space="preserve"> ADDIN ZOTERO_ITEM CSL_CITATION {"citationID":"azl80eLx","properties":{"formattedCitation":"(World Bank 2014)","plainCitation":"(World Bank 2014)","noteIndex":0},"citationItems":[{"id":2763,"uris":["http://zotero.org/users/2170232/items/DHPTZUDX"],"uri":["http://zotero.org/users/2170232/items/DHPTZUDX"],"itemData":{"id":2763,"type":"report","event-place":"Washington DC, USA","publisher":"World Bank Group","publisher-place":"Washington DC, USA","title":"Where have all the poor gone? Cambodia poverty assessment 2013","author":[{"family":"World Bank","given":""}],"issued":{"date-parts":[["2014"]]}}}],"schema":"https://github.com/citation-style-language/schema/raw/master/csl-citation.json"} </w:instrText>
      </w:r>
      <w:r w:rsidR="00A63D6A">
        <w:fldChar w:fldCharType="separate"/>
      </w:r>
      <w:r w:rsidR="00A63D6A" w:rsidRPr="00A63D6A">
        <w:rPr>
          <w:rFonts w:ascii="Calibri" w:hAnsi="Calibri" w:cs="Calibri"/>
        </w:rPr>
        <w:t>(World Bank 2014)</w:t>
      </w:r>
      <w:r w:rsidR="00A63D6A">
        <w:fldChar w:fldCharType="end"/>
      </w:r>
      <w:r w:rsidR="00A63D6A">
        <w:t xml:space="preserve">. </w:t>
      </w:r>
      <w:r w:rsidR="00900623">
        <w:t xml:space="preserve">There has been dramatic socioeconomic development within Cambodia’s major urban centres, yet rural, marginalised groups and ethnic minorities, particularly in the remote provinces, </w:t>
      </w:r>
      <w:r w:rsidR="00B30997">
        <w:t>largely remain poor with minimal access to services</w:t>
      </w:r>
      <w:r w:rsidR="004336C4">
        <w:t>, and</w:t>
      </w:r>
      <w:r w:rsidR="00B30997">
        <w:t xml:space="preserve"> where insecure land tenure leaves them exposed to land grabbing and conflict </w:t>
      </w:r>
      <w:r w:rsidR="00B30997">
        <w:fldChar w:fldCharType="begin"/>
      </w:r>
      <w:r w:rsidR="00B30997">
        <w:instrText xml:space="preserve"> ADDIN ZOTERO_ITEM CSL_CITATION {"citationID":"cTih9Rtk","properties":{"formattedCitation":"(Hammer 2008; Ironside 2008; Neef &amp; Touch 2012; Phillips &amp; Davy 2021)","plainCitation":"(Hammer 2008; Ironside 2008; Neef &amp; Touch 2012; Phillips &amp; Davy 2021)","noteIndex":0},"citationItems":[{"id":2469,"uris":["http://zotero.org/users/2170232/items/FPTJAHVA"],"uri":["http://zotero.org/users/2170232/items/FPTJAHVA"],"itemData":{"id":2469,"type":"book","collection-title":"Mainland Southeast Asia at its Margins: MinorityGroups and Borders","event-place":"Siem Reap, Cambodia","ISBN":"978-99950-51-05-1","publisher":"Centre for Khmer Studies","publisher-place":"Siem Reap, Cambodia","title":"Living on the Margins: Minorities and Borderlines in Cambodia and Southeast Asia","URL":"www.khmerstudies.org.","author":[{"family":"Hammer","given":"Peter"}],"issued":{"date-parts":[["2008"]]}}},{"id":2470,"uris":["http://zotero.org/users/2170232/items/VN7LPSTW"],"uri":["http://zotero.org/users/2170232/items/VN7LPSTW"],"itemData":{"id":2470,"type":"chapter","container-title":"Living in margins: Minorities and boderlines in Cambodia and Southeast Asia","event-place":"Siem Reap, Cambodia","ISBN":"978-99950-51-05-1","page":"91-128","publisher":"Centre for Khmer Studies","publisher-place":"Siem Reap, Cambodia","title":"Development - In Whose Name? Cambodia's Economic Development and its Indigneous Communities - From Self-Reliance to Uncertainty","URL":"www.khmerstudies.org.","author":[{"family":"Ironside","given":"Jeremy"}],"issued":{"date-parts":[["2008"]]}}},{"id":2484,"uris":["http://zotero.org/users/2170232/items/Q3XBE22N"],"uri":["http://zotero.org/users/2170232/items/Q3XBE22N"],"itemData":{"id":2484,"type":"article-journal","abstract":"Rural areas in Cambodia have been the target of large-scale land acquisitions since the late 1990s. As of March 2012, economic land concessions in Cambodia covered more than 2 million hectares, equivalent to over half of the country’s arable land. In this paper, we discuss the policy narratives and discursive strategies that are employed by various actors to justify and legitimize large-scale land acquisitions. We then analyze the underlying mechanisms of such acquisitions and investments and examine how they are entangled with donor-assisted land use planning efforts. Finally, we explore local people’s strategies of resistance. Our findings suggest that the Cambodian ruling elite has enabled land grabbing through three major mechanisms: first, by establishing a form of ‘shadow governance’ and corrupting the legal culture; second, by discursively justifying expropriation and resettlement through emphasizing rural development, ecological restoration and poverty alleviation; third, by instrumentalizing donor-supported, pro-poor land allocation in the form of social land concessions towards legitimizing land grabbing and distributional injustices and minimizing opposition to land grabs among local communities. Local strategies of resistance have been desperate, sporadic and atomistic vis-à-vis the powerful coalition of government authorities, concessionaires and the military.","language":"en","page":"23","source":"Zotero","title":"Land Grabbing in Cambodia: Narratives, Mechanisms, Resistance","author":[{"family":"Neef","given":"Andreas"},{"family":"Touch","given":"Siphat"}],"issued":{"date-parts":[["2012"]]}}},{"id":2903,"uris":["http://zotero.org/users/2170232/items/JHUW6T38"],"uri":["http://zotero.org/users/2170232/items/JHUW6T38"],"itemData":{"id":2903,"type":"chapter","abstract":"The main purpose of this chapter is to shine a light on transnational ‘neoliberalization’ of civil society. Transformations from authoritarian states to capitalist free-market economies are often linked to democratization, however the lack of welfare state structures and protective levels of regulation create avenues for exploitation. This exists in the growing number of hybridized civil society organizations in Southeast Asia. In order to demonstrate the impact of transnational neoliberalism on civil society, findings from a study about the microfinance sector in Cambodia, where the microfinance industry appeared to be creating serious consequences for Cambodian microfinance borrowers, are reported in this chapter. Based on interviews with workers within NGOs and UN agencies that operated to support people who have been released/freed from trafficking in persons, and those involved in the prevention of irregular migration and trafficking or policy initiatives, the study revealed the creation of highly vulnerable neoliberal subjects. The study also illuminated the impact of a privatized and marketized microfinance industry in Cambodia, thus demonstrating how the ‘neoliberalization’ of civil society’s social enterprise has in fact increased rather than prevented poverty.","container-title":"Transnational Civil Society in Asia","ISBN":"978-1-00-311048-4","note":"number-of-pages: 18","publisher":"Routledge","title":"Transnational neoliberalism in Asian civil society: Microfinance and poverty in Cambodia","title-short":"Transnational neoliberalism in Asian civil society","author":[{"family":"Phillips","given":"Ruth"},{"family":"Davy","given":"Deanna"}],"issued":{"date-parts":[["2021"]]}}}],"schema":"https://github.com/citation-style-language/schema/raw/master/csl-citation.json"} </w:instrText>
      </w:r>
      <w:r w:rsidR="00B30997">
        <w:fldChar w:fldCharType="separate"/>
      </w:r>
      <w:r w:rsidR="00B30997" w:rsidRPr="00B30997">
        <w:rPr>
          <w:rFonts w:ascii="Calibri" w:hAnsi="Calibri" w:cs="Calibri"/>
        </w:rPr>
        <w:t>(Hammer 2008; Ironside 2008; Neef &amp; Touch 2012; Phillips &amp; Davy 2021)</w:t>
      </w:r>
      <w:r w:rsidR="00B30997">
        <w:fldChar w:fldCharType="end"/>
      </w:r>
      <w:r w:rsidR="00B30997">
        <w:t xml:space="preserve">. Such rapid social and economic changes make identifying the drivers of deforestation </w:t>
      </w:r>
      <w:r w:rsidR="001E29BB">
        <w:t xml:space="preserve">particularly </w:t>
      </w:r>
      <w:r w:rsidR="00B30997">
        <w:t>challenging, as</w:t>
      </w:r>
      <w:r w:rsidR="001E29BB">
        <w:t xml:space="preserve"> broad-scale drivers</w:t>
      </w:r>
      <w:r w:rsidR="004336C4">
        <w:t xml:space="preserve"> and</w:t>
      </w:r>
      <w:r w:rsidR="001E29BB">
        <w:t xml:space="preserve"> their effect on local landscape actors, and the subsequent proximate causes</w:t>
      </w:r>
      <w:r w:rsidR="0011317E">
        <w:t xml:space="preserve"> of deforestation</w:t>
      </w:r>
      <w:r w:rsidR="004336C4">
        <w:t>,</w:t>
      </w:r>
      <w:r w:rsidR="001E29BB">
        <w:t xml:space="preserve"> are likely to fluctuate rapidly over time and space. </w:t>
      </w:r>
      <w:r w:rsidR="008F5576">
        <w:t>There are several studies from Cambodia that have focussed on socioeconomic predictors of deforestation, which provide some important context.</w:t>
      </w:r>
      <w:r w:rsidR="001E29BB">
        <w:t xml:space="preserve"> </w:t>
      </w:r>
      <w:r w:rsidR="008F5576">
        <w:t xml:space="preserve">At the national scale, human population pressure has been identified as an important driver of deforestation </w:t>
      </w:r>
      <w:r w:rsidR="008F5576">
        <w:fldChar w:fldCharType="begin"/>
      </w:r>
      <w:r w:rsidR="008F5576">
        <w:instrText xml:space="preserve"> ADDIN ZOTERO_ITEM CSL_CITATION {"citationID":"SN7N5ug6","properties":{"formattedCitation":"(Dasgupta et al. 2005)","plainCitation":"(Dasgupta et al. 2005)","noteIndex":0},"citationItems":[{"id":2258,"uris":["http://zotero.org/users/2170232/items/GW5M54UX"],"uri":["http://zotero.org/users/2170232/items/GW5M54UX"],"itemData":{"id":2258,"type":"article-journal","abstract":"Summary\nThis paper investigates the poverty–environment nexus at the provincial and district levels in Cambodia, Lao PDR, and Vietnam. The analysis focuses on spatial associations between poverty populations and five environmental problems: deforestation, fragile soils, indoor air pollution, contaminated water, and outdoor air pollution. The results suggest that the nexus is quite different in each country. We conclude that the nexus concept can provide a useful catalyst for country-specific work, but not a general formula for program design. Joint implementation of poverty and environment strategies may be cost effective for some environmental problems, but independent implementation may be preferable in many cases as well.","container-title":"World Development","DOI":"10.1016/j.worlddev.2004.10.003","ISSN":"0305-750X","issue":"4","journalAbbreviation":"World Development","page":"617-638","source":"ScienceDirect","title":"Where is the Poverty–Environment Nexus? Evidence from Cambodia, Lao PDR, and Vietnam","title-short":"Where is the Poverty–Environment Nexus?","volume":"33","author":[{"family":"Dasgupta","given":"Susmita"},{"family":"Deichmann","given":"Uwe"},{"family":"Meisner","given":"Craig"},{"family":"Wheeler","given":"David"}],"issued":{"date-parts":[["2005",4,1]]}}}],"schema":"https://github.com/citation-style-language/schema/raw/master/csl-citation.json"} </w:instrText>
      </w:r>
      <w:r w:rsidR="008F5576">
        <w:fldChar w:fldCharType="separate"/>
      </w:r>
      <w:r w:rsidR="008F5576" w:rsidRPr="008F5576">
        <w:rPr>
          <w:rFonts w:ascii="Calibri" w:hAnsi="Calibri" w:cs="Calibri"/>
        </w:rPr>
        <w:t>(Dasgupta et al. 2005)</w:t>
      </w:r>
      <w:r w:rsidR="008F5576">
        <w:fldChar w:fldCharType="end"/>
      </w:r>
      <w:r w:rsidR="008F5576">
        <w:t xml:space="preserve">, and </w:t>
      </w:r>
      <w:r w:rsidR="001E29BB">
        <w:t xml:space="preserve">in Northwest Cambodia there have been many direct and indirect drivers of deforestation since 1975, including repatriation of Khmer Rouge soldiers and in-migration following the end of the civil conflict, refugee repatriation, </w:t>
      </w:r>
      <w:r w:rsidR="00CD0112">
        <w:t>the</w:t>
      </w:r>
      <w:r w:rsidR="001E29BB">
        <w:t xml:space="preserve"> subsequent clearance for subsistence agriculture</w:t>
      </w:r>
      <w:r w:rsidR="00CD0112">
        <w:t>, and the expansion of cash crops such as cassava</w:t>
      </w:r>
      <w:r w:rsidR="001E29BB">
        <w:t xml:space="preserve"> </w:t>
      </w:r>
      <w:r w:rsidR="001E29BB">
        <w:fldChar w:fldCharType="begin"/>
      </w:r>
      <w:r w:rsidR="00CD0112">
        <w:instrText xml:space="preserve"> ADDIN ZOTERO_ITEM CSL_CITATION {"citationID":"f0II8DcC","properties":{"formattedCitation":"(Hought et al. 2012; Kong et al. 2019)","plainCitation":"(Hought et al. 2012; Kong et al. 2019)","noteIndex":0},"citationItems":[{"id":1671,"uris":["http://zotero.org/users/2170232/items/F5WLBRBI"],"uri":["http://zotero.org/users/2170232/items/F5WLBRBI"],"itemData":{"id":1671,"type":"article-journal","abstract":"Crop-based biofuels represent an environmental and political alternative to fossil fuels, as well as an important source of rural development income; as global biofuel markets continue to mature, however, their impact on food security remains controversial. This study investigates the effects of biofuel feedstock adoption by smallholders in the northwestern Cambodian province of Banteay Meanchey, a region undergoing rapid land use change following the formal end of the Khmer Rouge era in 1989 and subsequent rural resettlement. Remote sensing data combined with field interviews pointed to three discrete phases of land use change in this period: first, as a result of the establishment of new settlements (mainly subsistence rice production); second, via the expansion of cash crop cultivation into forested areas (mainly grown on upland fields); and third, due to the response of smallholders to a sharp increase in regional demand for cassava starch (grown exclusively on upland fields). The study found that agricultural expansion due to cassava growing was severe, but it was not the sole contributor to deforestation in the region. The exposure of smallholder economies to the volatile cassava market had severe consequences for livelihoods and food security. The paper concludes with a discussion of the probable impacts of the emerging cassava market on trajectories in land use, land ownership, and land access in rural Cambodia. The case looks at biofuel adoption in the context of other land use changes, but also provides evidence at the local scale of how a strongly market driven crop, in this case biofuel feedstock, can have striking environmental and socioeconomic consequences.","container-title":"Applied Geography","DOI":"10.1016/j.apgeog.2012.02.007","ISSN":"0143-6228","journalAbbreviation":"Applied Geography","page":"525-532","source":"ScienceDirect","title":"Biofuels, land use change and smallholder livelihoods: A case study from Banteay Chhmar, Cambodia","title-short":"Biofuels, land use change and smallholder livelihoods","volume":"34","author":[{"family":"Hought","given":"Joy"},{"family":"Birch-Thomsen","given":"Torben"},{"family":"Petersen","given":"Jacob"},{"family":"Neergaard","given":"Andreas","non-dropping-particle":"de"},{"family":"Oelofse","given":"Myles"}],"issued":{"date-parts":[["2012",5,1]]}}},{"id":2939,"uris":["http://zotero.org/users/2170232/items/MNLFBPTF"],"uri":["http://zotero.org/users/2170232/items/MNLFBPTF"],"itemData":{"id":2939,"type":"article-journal","abstract":"At the end of the 1990s, the Northwestern uplands of Cambodia were one of the last forest frontiers of the country. In a region that was the last Khmer Rouge stronghold, the opening of former conflict zones after a peace agreement initiated a vast movement of agricultural colonization. This movement was economically triggered by high market demand for agricultural commodities such as maize and cassava and fueled by a massive flow of spontaneous in-migration of land-poor farmers from lowland regions around the entire country. Focused on four upland districts along a pioneer front of Northwestern Cambodia, we analyzed historical trajectories of land use/cover changes using a chronological series of Landsat data from 1976 to 2016. We identified key drivers of deforestation using demographic data and qualitative information from local actors and other relevant stakeholders. We found a 65 percent forest cover loss due to conversion by smallholders into agricultural land for maize and cassava cultivation over a period of 15 years. The underlying mechanisms of land use change were further investigated to understand the diversity of individual farm trajectories and decision-making processes in relation to land conversion. These elements of diagnosis are essential to engage farming communities in innovative land use systems and to develop sustainable alternatives to boom crops that have led to the current situation of land degradation and economic instability.","container-title":"Applied Geography","DOI":"10.1016/j.apgeog.2018.12.006","ISSN":"0143-6228","journalAbbreviation":"Applied Geography","language":"en","page":"84-98","source":"ScienceDirect","title":"Understanding the drivers of deforestation and agricultural transformations in the Northwestern uplands of Cambodia","volume":"102","author":[{"family":"Kong","given":"Rada"},{"family":"Diepart","given":"Jean-Christophe"},{"family":"Castella","given":"Jean-Christophe"},{"family":"Lestrelin","given":"Guillaume"},{"family":"Tivet","given":"Florent"},{"family":"Belmain","given":"Elisa"},{"family":"Bégué","given":"Agnès"}],"issued":{"date-parts":[["2019",1,1]]}}}],"schema":"https://github.com/citation-style-language/schema/raw/master/csl-citation.json"} </w:instrText>
      </w:r>
      <w:r w:rsidR="001E29BB">
        <w:fldChar w:fldCharType="separate"/>
      </w:r>
      <w:r w:rsidR="00CD0112" w:rsidRPr="00CD0112">
        <w:rPr>
          <w:rFonts w:ascii="Calibri" w:hAnsi="Calibri" w:cs="Calibri"/>
        </w:rPr>
        <w:t>(Hought et al. 2012; Kong et al. 2019)</w:t>
      </w:r>
      <w:r w:rsidR="001E29BB">
        <w:fldChar w:fldCharType="end"/>
      </w:r>
      <w:r w:rsidR="001E29BB">
        <w:t>. In the Angkor Basin, home to the Angkor temple</w:t>
      </w:r>
      <w:r w:rsidR="008542C1">
        <w:t>s</w:t>
      </w:r>
      <w:r w:rsidR="001E29BB">
        <w:t>,</w:t>
      </w:r>
      <w:r w:rsidR="008542C1">
        <w:t xml:space="preserve"> a complex mix of global, regional, and local drivers including tourism, climate change, government policies, economic development, and environmental management </w:t>
      </w:r>
      <w:r w:rsidR="001E29BB">
        <w:t>between 1989 and 2005</w:t>
      </w:r>
      <w:r w:rsidR="008542C1">
        <w:t xml:space="preserve"> caused</w:t>
      </w:r>
      <w:r w:rsidR="001E29BB">
        <w:t xml:space="preserve"> over 23% of the existing forest cover </w:t>
      </w:r>
      <w:r w:rsidR="008542C1">
        <w:t>to be</w:t>
      </w:r>
      <w:r w:rsidR="001E29BB">
        <w:t xml:space="preserve"> lost to </w:t>
      </w:r>
      <w:r w:rsidR="008542C1">
        <w:t xml:space="preserve">agricultural expansion and charcoal production </w:t>
      </w:r>
      <w:r w:rsidR="008542C1">
        <w:fldChar w:fldCharType="begin"/>
      </w:r>
      <w:r w:rsidR="008542C1">
        <w:instrText xml:space="preserve"> ADDIN ZOTERO_ITEM CSL_CITATION {"citationID":"Tk4Yl3LS","properties":{"formattedCitation":"(Gaughan et al. 2009)","plainCitation":"(Gaughan et al. 2009)","noteIndex":0},"citationItems":[{"id":1664,"uris":["http://zotero.org/users/2170232/items/8DCNZD8D"],"uri":["http://zotero.org/users/2170232/items/8DCNZD8D"],"itemData":{"id":1664,"type":"article-journal","abstract":"The Angkor basin of Cambodia, the site of the great Angkor temple complex, has experienced explosive tourism growth since the 1993 onset of national political stability and renewed international investment, which in turn has driven increasing demand for water, wood, and biomass fuel, and rapid and extensive land-use and land-cover change. We use multi-temporal Landsat imagery (1989–2005) to describe the rate and extent of land-cover change throughout the Angkor basin. While 50% of the landscape remained in rice agriculture it is notable that a larger proportion of the area was deforested (23.4%) than experienced forest regrowth (4.9%). Most forest loss occurred between the Angkor temple complex and Phnom Kulen National Park, and was due in part to charcoal production to serve the tourist industry, and also conversion to permanent agriculture. The small area of forest increase was concentrated along the eastern boundary of the main Angkor complex. The interplay among global (tourism, climate), regional (national policies, large-river management), and local (construction and agriculture, energy and water sources to support the tourism industry) factors drives a distinctive but complex pattern of land-use and land-cover change.","container-title":"Applied Geography","DOI":"10.1016/j.apgeog.2008.09.007","ISSN":"0143-6228","issue":"2","journalAbbreviation":"Applied Geography","page":"212-223","source":"ScienceDirect","title":"Tourism, forest conversion, and land transformations in the Angkor basin, Cambodia","volume":"29","author":[{"family":"Gaughan","given":"Andrea E."},{"family":"Binford","given":"Michael W."},{"family":"Southworth","given":"Jane"}],"issued":{"date-parts":[["2009",4,1]]}}}],"schema":"https://github.com/citation-style-language/schema/raw/master/csl-citation.json"} </w:instrText>
      </w:r>
      <w:r w:rsidR="008542C1">
        <w:fldChar w:fldCharType="separate"/>
      </w:r>
      <w:r w:rsidR="008542C1" w:rsidRPr="008542C1">
        <w:rPr>
          <w:rFonts w:ascii="Calibri" w:hAnsi="Calibri" w:cs="Calibri"/>
        </w:rPr>
        <w:t>(Gaughan et al. 2009)</w:t>
      </w:r>
      <w:r w:rsidR="008542C1">
        <w:fldChar w:fldCharType="end"/>
      </w:r>
      <w:r w:rsidR="008542C1">
        <w:t xml:space="preserve">. </w:t>
      </w:r>
    </w:p>
    <w:p w14:paraId="5B3FE714" w14:textId="7278D941" w:rsidR="00BB17C1" w:rsidRDefault="00086943">
      <w:r>
        <w:t>Integrated conservation and development projects</w:t>
      </w:r>
      <w:r w:rsidR="00E821FF">
        <w:t xml:space="preserve"> (ICDPs)</w:t>
      </w:r>
      <w:r>
        <w:t xml:space="preserve"> that</w:t>
      </w:r>
      <w:r w:rsidR="004336C4">
        <w:t xml:space="preserve"> aim to tackle both forest loss and socioeconomic development at the same time have </w:t>
      </w:r>
      <w:r>
        <w:t xml:space="preserve">had mixed results (e.g., </w:t>
      </w:r>
      <w:r>
        <w:fldChar w:fldCharType="begin"/>
      </w:r>
      <w:r w:rsidR="00FE36DE">
        <w:instrText xml:space="preserve"> ADDIN ZOTERO_ITEM CSL_CITATION {"citationID":"eL10p2mg","properties":{"formattedCitation":"(Geist &amp; Lambin 2003; Chambers et al. 2020; Bernhard et al. 2021)","plainCitation":"(Geist &amp; Lambin 2003; Chambers et al. 2020; Bernhard et al. 2021)","dontUpdate":true,"noteIndex":0},"citationItems":[{"id":2941,"uris":["http://zotero.org/users/2170232/items/PAZIGWER"],"uri":["http://zotero.org/users/2170232/items/PAZIGWER"],"itemData":{"id":2941,"type":"article-journal","container-title":"The International Forestry Review","ISSN":"1465-5489","issue":"1","note":"publisher: Commonwealth Forestry Association","page":"64-67","source":"JSTOR","title":"Is poverty the cause of tropical deforestation?","volume":"5","author":[{"family":"Geist","given":"H."},{"family":"Lambin","given":"E."}],"issued":{"date-parts":[["2003"]]}}},{"id":2960,"uris":["http://zotero.org/users/2170232/items/TIGFEJD3"],"uri":["http://zotero.org/users/2170232/items/TIGFEJD3"],"itemData":{"id":2960,"type":"article-journal","abstract":"Conservation projects commonly claim to convert local people into long-term environmental stewards and improve their well-being. Yet, evidence frequently contradicts these win-win claims. The “multiple environmentalities” framework outlines distinct approaches that projects often use to foster environmental motivation and behavior: (1) neoliberal: constructing material incentives, (2) sovereign: imposing protective laws, and (3) disciplinary: fostering norms and values. We use a mixed method approach to examine how combinations of these environmentalities shape the land use motivations and behavior of 270 families living in 15 project settings in the Peruvian Amazon. We identify four direct reasons why these projects often fail to achieve their intended outcomes, regardless of the environmentalities employed: (1) self-selection of like-minded individuals, (2) limited ability of extrinsic motivators (i.e. material incentives and protective laws) to reduce reported deforestation behaviors, (3) limited internalization of motivations for conservation, and (4) ignored broader economic drivers of deforestation. We argue that these challenges stem from the typical external design of conservation projects based on fixed and limited interpretations of human motivation. Our findings point to the importance of deliberative processes that can support local and external actors to navigate and reframe competing motivations to co-design approaches to conservation governance at local and broader scales.","container-title":"Environment and Planning E: Nature and Space","DOI":"10.1177/2514848619873910","ISSN":"2514-8486","issue":"2","journalAbbreviation":"Environment and Planning E: Nature and Space","language":"en","note":"publisher: SAGE Publications Ltd STM","page":"365-398","source":"SAGE Journals","title":"Why joint conservation and development projects often fail: An in-depth examination in the Peruvian Amazon","title-short":"Why joint conservation and development projects often fail","volume":"3","author":[{"family":"Chambers","given":"Josephine"},{"family":"Aguila Mejía","given":"Margarita Del"},{"family":"Ramírez Reátegui","given":"Raydith"},{"family":"Sandbrook","given":"Chris"}],"issued":{"date-parts":[["2020",6,1]]}}},{"id":2958,"uris":["http://zotero.org/users/2170232/items/ED8PEK8T"],"uri":["http://zotero.org/users/2170232/items/ED8PEK8T"],"itemData":{"id":2958,"type":"article-journal","abstract":"This study supplements spatial panel econometrics techniques with qualitative GIS to analyse spatio-temporal changes in the distribution of integrated conservation–development projects relative to poaching activity and unauthorized resource use in Volcanoes National Park, Rwanda. Cluster and spatial regression analyses were performed on data from ranger monitoring containing &gt; 35,000 combined observations of illegal activities in Volcanoes National Park, against tourism revenue sharing and conservation NGO funding data for 2006–2015. Results were enriched with qualitative GIS analysis from key informant interviews. We found a statistically significant negative linear effect of overall integrated conservation–development investments on unauthorized resource use in Volcanoes National Park. However, individually, funding from Rwanda's tourism revenue sharing policy did not have an effect in contrast to the significant negative effect of conservation NGO funding. In another contrast between NGO funding and tourism revenue sharing funding, spatial analysis revealed significant gaps in revenue sharing funding relative to the hotspots of illegal activities, but these gaps were not present for NGO funding. Insight from qualitative GIS analysis suggests that incongruity in prioritization by decision makers at least partly explains the differences between the effects of revenue sharing and conservation NGO investment. Although the overall results are encouraging for integrated conservation–development projects, we recommend increased spatial alignment of project funding with clusters of illegal activities, which can make investment decision-making more data-driven and projects more effective for conservation.","container-title":"Oryx","DOI":"10.1017/S0030605319000735","ISSN":"0030-6053, 1365-3008","issue":"4","language":"en","note":"publisher: Cambridge University Press","page":"613-624","source":"Cambridge University Press","title":"Effects of integrated conservation–development projects on unauthorized resource use in Volcanoes National Park, Rwanda: a mixed-methods spatio-temporal approach","title-short":"Effects of integrated conservation–development projects on unauthorized resource use in Volcanoes National Park, Rwanda","volume":"55","author":[{"family":"Bernhard","given":"Katie P."},{"family":"Smith","given":"Thomas E. L."},{"family":"Sabuhoro","given":"Edwin"},{"family":"Nyandwi","given":"Elias"},{"family":"Munanura","given":"Ian E."}],"issued":{"date-parts":[["2021",7]]}}}],"schema":"https://github.com/citation-style-language/schema/raw/master/csl-citation.json"} </w:instrText>
      </w:r>
      <w:r>
        <w:fldChar w:fldCharType="separate"/>
      </w:r>
      <w:r w:rsidRPr="00086943">
        <w:rPr>
          <w:rFonts w:ascii="Calibri" w:hAnsi="Calibri" w:cs="Calibri"/>
        </w:rPr>
        <w:t>Geist &amp; Lambin 2003; Chambers et al. 2020; Bernhard et al. 2021)</w:t>
      </w:r>
      <w:r>
        <w:fldChar w:fldCharType="end"/>
      </w:r>
      <w:r w:rsidR="00212B19">
        <w:t xml:space="preserve">. These projects can have unintended consequences for a number of reasons, including poor management of incentives or weak enforcement of protective laws, misinterpretation of stakeholder motivations, or failure to account for </w:t>
      </w:r>
      <w:r w:rsidR="000A7573">
        <w:t xml:space="preserve">underlying </w:t>
      </w:r>
      <w:r w:rsidR="00212B19">
        <w:t xml:space="preserve">economic drivers </w:t>
      </w:r>
      <w:r w:rsidR="000A7573">
        <w:t xml:space="preserve">operating at a broader scale </w:t>
      </w:r>
      <w:r w:rsidR="000A7573">
        <w:fldChar w:fldCharType="begin"/>
      </w:r>
      <w:r w:rsidR="000A7573">
        <w:instrText xml:space="preserve"> ADDIN ZOTERO_ITEM CSL_CITATION {"citationID":"9oPGvtHe","properties":{"formattedCitation":"(Chambers et al. 2020)","plainCitation":"(Chambers et al. 2020)","noteIndex":0},"citationItems":[{"id":2960,"uris":["http://zotero.org/users/2170232/items/TIGFEJD3"],"uri":["http://zotero.org/users/2170232/items/TIGFEJD3"],"itemData":{"id":2960,"type":"article-journal","abstract":"Conservation projects commonly claim to convert local people into long-term environmental stewards and improve their well-being. Yet, evidence frequently contradicts these win-win claims. The “multiple environmentalities” framework outlines distinct approaches that projects often use to foster environmental motivation and behavior: (1) neoliberal: constructing material incentives, (2) sovereign: imposing protective laws, and (3) disciplinary: fostering norms and values. We use a mixed method approach to examine how combinations of these environmentalities shape the land use motivations and behavior of 270 families living in 15 project settings in the Peruvian Amazon. We identify four direct reasons why these projects often fail to achieve their intended outcomes, regardless of the environmentalities employed: (1) self-selection of like-minded individuals, (2) limited ability of extrinsic motivators (i.e. material incentives and protective laws) to reduce reported deforestation behaviors, (3) limited internalization of motivations for conservation, and (4) ignored broader economic drivers of deforestation. We argue that these challenges stem from the typical external design of conservation projects based on fixed and limited interpretations of human motivation. Our findings point to the importance of deliberative processes that can support local and external actors to navigate and reframe competing motivations to co-design approaches to conservation governance at local and broader scales.","container-title":"Environment and Planning E: Nature and Space","DOI":"10.1177/2514848619873910","ISSN":"2514-8486","issue":"2","journalAbbreviation":"Environment and Planning E: Nature and Space","language":"en","note":"publisher: SAGE Publications Ltd STM","page":"365-398","source":"SAGE Journals","title":"Why joint conservation and development projects often fail: An in-depth examination in the Peruvian Amazon","title-short":"Why joint conservation and development projects often fail","volume":"3","author":[{"family":"Chambers","given":"Josephine"},{"family":"Aguila Mejía","given":"Margarita Del"},{"family":"Ramírez Reátegui","given":"Raydith"},{"family":"Sandbrook","given":"Chris"}],"issued":{"date-parts":[["2020",6,1]]}}}],"schema":"https://github.com/citation-style-language/schema/raw/master/csl-citation.json"} </w:instrText>
      </w:r>
      <w:r w:rsidR="000A7573">
        <w:fldChar w:fldCharType="separate"/>
      </w:r>
      <w:r w:rsidR="000A7573" w:rsidRPr="000A7573">
        <w:rPr>
          <w:rFonts w:ascii="Calibri" w:hAnsi="Calibri" w:cs="Calibri"/>
        </w:rPr>
        <w:t>(Chambers et al. 2020)</w:t>
      </w:r>
      <w:r w:rsidR="000A7573">
        <w:fldChar w:fldCharType="end"/>
      </w:r>
      <w:r w:rsidR="000A7573">
        <w:t xml:space="preserve">. </w:t>
      </w:r>
      <w:r w:rsidR="00E821FF">
        <w:t xml:space="preserve">National </w:t>
      </w:r>
      <w:r w:rsidR="007F53DC">
        <w:t xml:space="preserve">economic and environmental </w:t>
      </w:r>
      <w:r w:rsidR="007F53DC">
        <w:lastRenderedPageBreak/>
        <w:t>policies, and i</w:t>
      </w:r>
      <w:r w:rsidR="00E821FF">
        <w:t>nterventions such as ICDPs</w:t>
      </w:r>
      <w:r w:rsidR="007F53DC">
        <w:t>,</w:t>
      </w:r>
      <w:r w:rsidR="00E821FF">
        <w:t xml:space="preserve"> will be vulnerable to failure if the relationships between forest cover and loss and 1) broad economic drivers and 2) local socioeconomic conditions are not understood and accounted for. </w:t>
      </w:r>
      <w:r w:rsidR="007F53DC">
        <w:t xml:space="preserve">In chapter 1 I addressed the relationships between macroeconomic drivers and forest loss at the national scale. Previous studies have evaluated the relationships between forest cover and socioeconomics in small, discrete locations within Cambodia </w:t>
      </w:r>
      <w:r w:rsidR="007F53DC">
        <w:fldChar w:fldCharType="begin"/>
      </w:r>
      <w:r w:rsidR="007F53DC">
        <w:instrText xml:space="preserve"> ADDIN ZOTERO_ITEM CSL_CITATION {"citationID":"stNxImhB","properties":{"formattedCitation":"(Dasgupta et al. 2005; Gaughan et al. 2009; Hought et al. 2012; Kong et al. 2019)","plainCitation":"(Dasgupta et al. 2005; Gaughan et al. 2009; Hought et al. 2012; Kong et al. 2019)","noteIndex":0},"citationItems":[{"id":2258,"uris":["http://zotero.org/users/2170232/items/GW5M54UX"],"uri":["http://zotero.org/users/2170232/items/GW5M54UX"],"itemData":{"id":2258,"type":"article-journal","abstract":"Summary\nThis paper investigates the poverty–environment nexus at the provincial and district levels in Cambodia, Lao PDR, and Vietnam. The analysis focuses on spatial associations between poverty populations and five environmental problems: deforestation, fragile soils, indoor air pollution, contaminated water, and outdoor air pollution. The results suggest that the nexus is quite different in each country. We conclude that the nexus concept can provide a useful catalyst for country-specific work, but not a general formula for program design. Joint implementation of poverty and environment strategies may be cost effective for some environmental problems, but independent implementation may be preferable in many cases as well.","container-title":"World Development","DOI":"10.1016/j.worlddev.2004.10.003","ISSN":"0305-750X","issue":"4","journalAbbreviation":"World Development","page":"617-638","source":"ScienceDirect","title":"Where is the Poverty–Environment Nexus? Evidence from Cambodia, Lao PDR, and Vietnam","title-short":"Where is the Poverty–Environment Nexus?","volume":"33","author":[{"family":"Dasgupta","given":"Susmita"},{"family":"Deichmann","given":"Uwe"},{"family":"Meisner","given":"Craig"},{"family":"Wheeler","given":"David"}],"issued":{"date-parts":[["2005",4,1]]}}},{"id":1664,"uris":["http://zotero.org/users/2170232/items/8DCNZD8D"],"uri":["http://zotero.org/users/2170232/items/8DCNZD8D"],"itemData":{"id":1664,"type":"article-journal","abstract":"The Angkor basin of Cambodia, the site of the great Angkor temple complex, has experienced explosive tourism growth since the 1993 onset of national political stability and renewed international investment, which in turn has driven increasing demand for water, wood, and biomass fuel, and rapid and extensive land-use and land-cover change. We use multi-temporal Landsat imagery (1989–2005) to describe the rate and extent of land-cover change throughout the Angkor basin. While 50% of the landscape remained in rice agriculture it is notable that a larger proportion of the area was deforested (23.4%) than experienced forest regrowth (4.9%). Most forest loss occurred between the Angkor temple complex and Phnom Kulen National Park, and was due in part to charcoal production to serve the tourist industry, and also conversion to permanent agriculture. The small area of forest increase was concentrated along the eastern boundary of the main Angkor complex. The interplay among global (tourism, climate), regional (national policies, large-river management), and local (construction and agriculture, energy and water sources to support the tourism industry) factors drives a distinctive but complex pattern of land-use and land-cover change.","container-title":"Applied Geography","DOI":"10.1016/j.apgeog.2008.09.007","ISSN":"0143-6228","issue":"2","journalAbbreviation":"Applied Geography","page":"212-223","source":"ScienceDirect","title":"Tourism, forest conversion, and land transformations in the Angkor basin, Cambodia","volume":"29","author":[{"family":"Gaughan","given":"Andrea E."},{"family":"Binford","given":"Michael W."},{"family":"Southworth","given":"Jane"}],"issued":{"date-parts":[["2009",4,1]]}}},{"id":1671,"uris":["http://zotero.org/users/2170232/items/F5WLBRBI"],"uri":["http://zotero.org/users/2170232/items/F5WLBRBI"],"itemData":{"id":1671,"type":"article-journal","abstract":"Crop-based biofuels represent an environmental and political alternative to fossil fuels, as well as an important source of rural development income; as global biofuel markets continue to mature, however, their impact on food security remains controversial. This study investigates the effects of biofuel feedstock adoption by smallholders in the northwestern Cambodian province of Banteay Meanchey, a region undergoing rapid land use change following the formal end of the Khmer Rouge era in 1989 and subsequent rural resettlement. Remote sensing data combined with field interviews pointed to three discrete phases of land use change in this period: first, as a result of the establishment of new settlements (mainly subsistence rice production); second, via the expansion of cash crop cultivation into forested areas (mainly grown on upland fields); and third, due to the response of smallholders to a sharp increase in regional demand for cassava starch (grown exclusively on upland fields). The study found that agricultural expansion due to cassava growing was severe, but it was not the sole contributor to deforestation in the region. The exposure of smallholder economies to the volatile cassava market had severe consequences for livelihoods and food security. The paper concludes with a discussion of the probable impacts of the emerging cassava market on trajectories in land use, land ownership, and land access in rural Cambodia. The case looks at biofuel adoption in the context of other land use changes, but also provides evidence at the local scale of how a strongly market driven crop, in this case biofuel feedstock, can have striking environmental and socioeconomic consequences.","container-title":"Applied Geography","DOI":"10.1016/j.apgeog.2012.02.007","ISSN":"0143-6228","journalAbbreviation":"Applied Geography","page":"525-532","source":"ScienceDirect","title":"Biofuels, land use change and smallholder livelihoods: A case study from Banteay Chhmar, Cambodia","title-short":"Biofuels, land use change and smallholder livelihoods","volume":"34","author":[{"family":"Hought","given":"Joy"},{"family":"Birch-Thomsen","given":"Torben"},{"family":"Petersen","given":"Jacob"},{"family":"Neergaard","given":"Andreas","non-dropping-particle":"de"},{"family":"Oelofse","given":"Myles"}],"issued":{"date-parts":[["2012",5,1]]}}},{"id":2939,"uris":["http://zotero.org/users/2170232/items/MNLFBPTF"],"uri":["http://zotero.org/users/2170232/items/MNLFBPTF"],"itemData":{"id":2939,"type":"article-journal","abstract":"At the end of the 1990s, the Northwestern uplands of Cambodia were one of the last forest frontiers of the country. In a region that was the last Khmer Rouge stronghold, the opening of former conflict zones after a peace agreement initiated a vast movement of agricultural colonization. This movement was economically triggered by high market demand for agricultural commodities such as maize and cassava and fueled by a massive flow of spontaneous in-migration of land-poor farmers from lowland regions around the entire country. Focused on four upland districts along a pioneer front of Northwestern Cambodia, we analyzed historical trajectories of land use/cover changes using a chronological series of Landsat data from 1976 to 2016. We identified key drivers of deforestation using demographic data and qualitative information from local actors and other relevant stakeholders. We found a 65 percent forest cover loss due to conversion by smallholders into agricultural land for maize and cassava cultivation over a period of 15 years. The underlying mechanisms of land use change were further investigated to understand the diversity of individual farm trajectories and decision-making processes in relation to land conversion. These elements of diagnosis are essential to engage farming communities in innovative land use systems and to develop sustainable alternatives to boom crops that have led to the current situation of land degradation and economic instability.","container-title":"Applied Geography","DOI":"10.1016/j.apgeog.2018.12.006","ISSN":"0143-6228","journalAbbreviation":"Applied Geography","language":"en","page":"84-98","source":"ScienceDirect","title":"Understanding the drivers of deforestation and agricultural transformations in the Northwestern uplands of Cambodia","volume":"102","author":[{"family":"Kong","given":"Rada"},{"family":"Diepart","given":"Jean-Christophe"},{"family":"Castella","given":"Jean-Christophe"},{"family":"Lestrelin","given":"Guillaume"},{"family":"Tivet","given":"Florent"},{"family":"Belmain","given":"Elisa"},{"family":"Bégué","given":"Agnès"}],"issued":{"date-parts":[["2019",1,1]]}}}],"schema":"https://github.com/citation-style-language/schema/raw/master/csl-citation.json"} </w:instrText>
      </w:r>
      <w:r w:rsidR="007F53DC">
        <w:fldChar w:fldCharType="separate"/>
      </w:r>
      <w:r w:rsidR="007F53DC" w:rsidRPr="007F53DC">
        <w:rPr>
          <w:rFonts w:ascii="Calibri" w:hAnsi="Calibri" w:cs="Calibri"/>
        </w:rPr>
        <w:t>(Dasgupta et al. 2005; Gaughan et al. 2009; Hought et al. 2012; Kong et al. 2019)</w:t>
      </w:r>
      <w:r w:rsidR="007F53DC">
        <w:fldChar w:fldCharType="end"/>
      </w:r>
      <w:r w:rsidR="007F53DC">
        <w:t>, but to my knowledge, no study has attempted this at a national scale.  Therefore, in this chapter I aim to fill this research gap by</w:t>
      </w:r>
      <w:r w:rsidR="002473F5">
        <w:t xml:space="preserve"> exploring </w:t>
      </w:r>
      <w:r w:rsidR="006E6AD5">
        <w:t>whether</w:t>
      </w:r>
      <w:r w:rsidR="002473F5">
        <w:t xml:space="preserve"> high resolution spatially</w:t>
      </w:r>
      <w:r w:rsidR="00636916">
        <w:t xml:space="preserve"> </w:t>
      </w:r>
      <w:r w:rsidR="002473F5">
        <w:t xml:space="preserve">explicit socioeconomic </w:t>
      </w:r>
      <w:r w:rsidR="006E6AD5">
        <w:t>variables</w:t>
      </w:r>
      <w:r w:rsidR="002473F5">
        <w:t xml:space="preserve"> from</w:t>
      </w:r>
      <w:r w:rsidR="006E6AD5">
        <w:t xml:space="preserve"> </w:t>
      </w:r>
      <w:del w:id="3" w:author="Nils Bunnefeld" w:date="2021-12-08T09:28:00Z">
        <w:r w:rsidR="006E6AD5" w:rsidDel="005E1777">
          <w:delText>the</w:delText>
        </w:r>
      </w:del>
      <w:r w:rsidR="006E6AD5">
        <w:t xml:space="preserve"> across Cambodia</w:t>
      </w:r>
      <w:r w:rsidR="002473F5">
        <w:t xml:space="preserve"> </w:t>
      </w:r>
      <w:r w:rsidR="006E6AD5">
        <w:t xml:space="preserve">can </w:t>
      </w:r>
      <w:r w:rsidR="002473F5">
        <w:t>predict forest cover</w:t>
      </w:r>
      <w:r w:rsidR="006E6AD5">
        <w:t>,</w:t>
      </w:r>
      <w:r w:rsidR="00636916">
        <w:t xml:space="preserve"> and whether a </w:t>
      </w:r>
      <w:commentRangeStart w:id="4"/>
      <w:r w:rsidR="00636916">
        <w:t xml:space="preserve">non-statistical </w:t>
      </w:r>
      <w:commentRangeEnd w:id="4"/>
      <w:r w:rsidR="005E1777">
        <w:rPr>
          <w:rStyle w:val="CommentReference"/>
        </w:rPr>
        <w:commentReference w:id="4"/>
      </w:r>
      <w:r w:rsidR="00636916">
        <w:t xml:space="preserve">approach can reveal further patterns between socioeconomics and forest cover. My objectives are therefore to </w:t>
      </w:r>
      <w:r w:rsidR="007F53DC">
        <w:t>1) model the relationship between socioeconomic variables and forest cover for the whole country a</w:t>
      </w:r>
      <w:r w:rsidR="0011317E">
        <w:t>t</w:t>
      </w:r>
      <w:r w:rsidR="007F53DC">
        <w:t xml:space="preserve"> two spatial resolutions (Province, Commune)</w:t>
      </w:r>
      <w:r w:rsidR="00636916">
        <w:t xml:space="preserve"> using generalised liner mixed models</w:t>
      </w:r>
      <w:r w:rsidR="007F53DC">
        <w:t xml:space="preserve">, and 2) use a cluster analysis to create a provincial-level socioeconomic typology which further describes the relationships between socioeconomic development and forest cover. </w:t>
      </w:r>
    </w:p>
    <w:p w14:paraId="0D0B548E" w14:textId="5CA370EE" w:rsidR="00D6664E" w:rsidRDefault="00D6664E">
      <w:pPr>
        <w:rPr>
          <w:b/>
          <w:bCs/>
        </w:rPr>
      </w:pPr>
      <w:r>
        <w:rPr>
          <w:b/>
          <w:bCs/>
        </w:rPr>
        <w:t xml:space="preserve">Methods </w:t>
      </w:r>
    </w:p>
    <w:p w14:paraId="05304B88" w14:textId="645A8455" w:rsidR="00D6664E" w:rsidRPr="009045AD" w:rsidRDefault="00D6664E">
      <w:pPr>
        <w:rPr>
          <w:i/>
          <w:iCs/>
        </w:rPr>
      </w:pPr>
      <w:r w:rsidRPr="009045AD">
        <w:rPr>
          <w:i/>
          <w:iCs/>
        </w:rPr>
        <w:t>Study area</w:t>
      </w:r>
    </w:p>
    <w:p w14:paraId="63810093" w14:textId="08CB43F5" w:rsidR="009045AD" w:rsidRDefault="009045AD">
      <w:r>
        <w:t>Please see th</w:t>
      </w:r>
      <w:r w:rsidR="00AF5C67">
        <w:t>e</w:t>
      </w:r>
      <w:r>
        <w:t xml:space="preserve"> section</w:t>
      </w:r>
      <w:r w:rsidR="00AF5C67">
        <w:t xml:space="preserve"> “</w:t>
      </w:r>
      <w:r w:rsidR="00AF5C67" w:rsidRPr="00AF5C67">
        <w:rPr>
          <w:i/>
          <w:iCs/>
        </w:rPr>
        <w:t>Study area</w:t>
      </w:r>
      <w:r w:rsidR="00AF5C67">
        <w:t>”</w:t>
      </w:r>
      <w:r>
        <w:t xml:space="preserve"> in Chapter 1 for a detailed </w:t>
      </w:r>
      <w:r w:rsidR="00AF5C67">
        <w:t>description</w:t>
      </w:r>
      <w:r>
        <w:t xml:space="preserve"> of Cambodia, and for a map of Cambodia within Southeast Asia. </w:t>
      </w:r>
      <w:r w:rsidR="00AF5C67">
        <w:t>There are 24 provinces in Cambodia, each of which is made up of several further administrative layers (Figure 1). Districts are below province, and each district is comprised of multiple communes, with each commune containing multiple villages. The number of communes is not static, with changes in the number of communes between years reflecting shifting administrative boundaries. Between 2007 and 2012 the number of communes ranged from</w:t>
      </w:r>
      <w:r w:rsidR="00AF5C67" w:rsidRPr="001E05DC">
        <w:t xml:space="preserve"> 1,317</w:t>
      </w:r>
      <w:r w:rsidR="00AF5C67">
        <w:t xml:space="preserve"> (2007)</w:t>
      </w:r>
      <w:r w:rsidR="00AF5C67" w:rsidRPr="001E05DC">
        <w:t xml:space="preserve"> </w:t>
      </w:r>
      <w:r w:rsidR="00AF5C67">
        <w:t>to</w:t>
      </w:r>
      <w:r w:rsidR="00AF5C67" w:rsidRPr="001E05DC">
        <w:t xml:space="preserve"> 1,512 </w:t>
      </w:r>
      <w:r w:rsidR="00AF5C67">
        <w:t xml:space="preserve">(2012). </w:t>
      </w:r>
    </w:p>
    <w:p w14:paraId="448D37FF" w14:textId="77777777" w:rsidR="00AF5C67" w:rsidRPr="00D6664E" w:rsidRDefault="00AF5C67" w:rsidP="00AF5C67">
      <w:pPr>
        <w:rPr>
          <w:i/>
          <w:iCs/>
        </w:rPr>
      </w:pPr>
      <w:r w:rsidRPr="00D6664E">
        <w:rPr>
          <w:i/>
          <w:iCs/>
        </w:rPr>
        <w:t>Data sources</w:t>
      </w:r>
    </w:p>
    <w:p w14:paraId="78AA0FF8" w14:textId="7DED50E3" w:rsidR="00AF5C67" w:rsidRDefault="00AF5C67" w:rsidP="00AF5C67">
      <w:r>
        <w:t>S</w:t>
      </w:r>
      <w:r w:rsidRPr="00D6664E">
        <w:t xml:space="preserve">ocioeconomic variables were extracted from the Cambodian Commune Database for the years 2007 – 2012 (Table </w:t>
      </w:r>
      <w:r>
        <w:t>1</w:t>
      </w:r>
      <w:r w:rsidRPr="00D6664E">
        <w:t>) which are available from Open Development Cambodia (</w:t>
      </w:r>
      <w:hyperlink r:id="rId12" w:history="1">
        <w:r w:rsidRPr="00D6664E">
          <w:rPr>
            <w:rStyle w:val="Hyperlink"/>
          </w:rPr>
          <w:t>www.opendevelopmentcambodia.net</w:t>
        </w:r>
      </w:hyperlink>
      <w:r w:rsidRPr="00D6664E">
        <w:t>). Data on economic land concessions, protected areas, and elevation (digital elevation model), and shapefiles for the country, provinces, and communes were provided by the</w:t>
      </w:r>
      <w:r>
        <w:t xml:space="preserve"> Royal Government of Cambodia (via the</w:t>
      </w:r>
      <w:r w:rsidRPr="00D6664E">
        <w:t xml:space="preserve"> Wildlife Conservation Society</w:t>
      </w:r>
      <w:r>
        <w:t>)</w:t>
      </w:r>
      <w:r w:rsidRPr="00D6664E">
        <w:t>. Forest cover layers were taken from the publicly available European Space Agency Climate Change Initiative (ESACCI) satellite data.</w:t>
      </w:r>
    </w:p>
    <w:p w14:paraId="38B27BD1" w14:textId="77777777" w:rsidR="00AF5C67" w:rsidRPr="000920A2" w:rsidRDefault="00AF5C67" w:rsidP="00AF5C67">
      <w:pPr>
        <w:rPr>
          <w:i/>
          <w:iCs/>
        </w:rPr>
      </w:pPr>
      <w:r w:rsidRPr="000920A2">
        <w:rPr>
          <w:i/>
          <w:iCs/>
        </w:rPr>
        <w:t>Variable selection</w:t>
      </w:r>
    </w:p>
    <w:p w14:paraId="78FAB20B" w14:textId="6B5C1E94" w:rsidR="00AF5C67" w:rsidRDefault="00AF5C67">
      <w:r w:rsidRPr="00D6664E">
        <w:t>The response variable was forest cover area</w:t>
      </w:r>
      <w:r>
        <w:t xml:space="preserve"> and was calculated using the ESACCI data product (see ‘data processing’ below)</w:t>
      </w:r>
      <w:r w:rsidRPr="00D6664E">
        <w:t xml:space="preserve">. </w:t>
      </w:r>
      <w:r>
        <w:t>S</w:t>
      </w:r>
      <w:r w:rsidRPr="00D6664E">
        <w:t>ocioeconomic and control variables were selected based on a combination of previous studies, data availability, and the authors’ knowledge of Cambodia.</w:t>
      </w:r>
      <w:r>
        <w:t xml:space="preserve"> </w:t>
      </w:r>
      <w:r w:rsidRPr="00D6664E">
        <w:t xml:space="preserve">Socioeconomic variables were selected to create 8 variable sets reflecting different aspects of socioeconomic status and development, each of which was hypothesised to be either a driver or predictor of forest cover </w:t>
      </w:r>
      <w:r w:rsidRPr="00D6664E">
        <w:fldChar w:fldCharType="begin"/>
      </w:r>
      <w:r>
        <w:instrText xml:space="preserve"> ADDIN ZOTERO_ITEM CSL_CITATION {"citationID":"YrLq4LLp","properties":{"formattedCitation":"(Dasgupta et al. 2005; Mena et al. 2006; Rowcroft 2008; Luck et al. 2009; Ty et al. 2012; Kristensen et al. 2016; Bonilla-Bedoya et al. 2018)","plainCitation":"(Dasgupta et al. 2005; Mena et al. 2006; Rowcroft 2008; Luck et al. 2009; Ty et al. 2012; Kristensen et al. 2016; Bonilla-Bedoya et al. 2018)","dontUpdate":true,"noteIndex":0},"citationItems":[{"id":2258,"uris":["http://zotero.org/users/2170232/items/GW5M54UX"],"uri":["http://zotero.org/users/2170232/items/GW5M54UX"],"itemData":{"id":2258,"type":"article-journal","abstract":"Summary\nThis paper investigates the poverty–environment nexus at the provincial and district levels in Cambodia, Lao PDR, and Vietnam. The analysis focuses on spatial associations between poverty populations and five environmental problems: deforestation, fragile soils, indoor air pollution, contaminated water, and outdoor air pollution. The results suggest that the nexus is quite different in each country. We conclude that the nexus concept can provide a useful catalyst for country-specific work, but not a general formula for program design. Joint implementation of poverty and environment strategies may be cost effective for some environmental problems, but independent implementation may be preferable in many cases as well.","container-title":"World Development","DOI":"10.1016/j.worlddev.2004.10.003","ISSN":"0305-750X","issue":"4","journalAbbreviation":"World Development","page":"617-638","source":"ScienceDirect","title":"Where is the Poverty–Environment Nexus? Evidence from Cambodia, Lao PDR, and Vietnam","title-short":"Where is the Poverty–Environment Nexus?","volume":"33","author":[{"family":"Dasgupta","given":"Susmita"},{"family":"Deichmann","given":"Uwe"},{"family":"Meisner","given":"Craig"},{"family":"Wheeler","given":"David"}],"issued":{"date-parts":[["2005",4,1]]}}},{"id":2260,"uris":["http://zotero.org/users/2170232/items/BTIITC3E"],"uri":["http://zotero.org/users/2170232/items/BTIITC3E"],"itemData":{"id":2260,"type":"article-journal","abstract":"Investigations of land use/land cover (LULC) change and forest management are limited by a lack of understanding of how socioeconomic factors affect land use. This lack also constrains the predictions of future deforestation, which is especially important in the Amazon basin, where large tracts of natural forest are being converted to managed uses. Research presented in this article was conducted to address this lack of understanding. Its objectives are (a) to quantify deforestation in the Northern Ecuadorian Amazon (NEA) during the periods 1986–1996 and 1996–2002; and (b) to determine the significance and magnitude of the effects of socioeconomic factors on deforestation rates at both the parroquia (parish) and finca (farm) levels. Annual deforestation rates were quantified via satellite image processing and geographic information systems. Linear spatial lag regression analyses were then used to explore relationships between socioeconomic factors and deforestation. Socioeconomic factors were obtained, at the finca level, from a detailed household survey carried out in 1990 and 1999, and at the parroquia level from data in the 1990 and 2001 Ecuadorian censuses of population. We found that the average annual deforestation rate was 2.5% and 1.8%/year for 1986–1996 and 1996–2002, respectively. At the parroquia level, variables representing demographic factors (i.e., population density) and accessibility factors (i.e., road density), among others, were found to be significantly related to deforestation. At the farm level, the factors related to deforestation were household size, distance by road to main cities, education, and hired labor. The findings of this research demonstrate both the severity of deforestation in the Northern Ecuadorian Amazon and the array of factors affecting deforestation in the tropics.","container-title":"Environmental Management","DOI":"10.1007/s00267-003-0230-z","ISSN":"1432-1009","issue":"6","journalAbbreviation":"Environmental Management","language":"en","page":"802-815","source":"Springer Link","title":"Socioeconomic Drivers of Deforestation in the Northern Ecuadorian Amazon","volume":"37","author":[{"family":"Mena","given":"Carlos F."},{"family":"Bilsborrow","given":"Richard E."},{"family":"McClain","given":"Michael E."}],"issued":{"date-parts":[["2006",6,1]]}}},{"id":2942,"uris":["http://zotero.org/users/2170232/items/V6APMHVL"],"uri":["http://zotero.org/users/2170232/items/V6APMHVL"],"itemData":{"id":2942,"type":"article-journal","abstract":"Land-use change processes are commonly understood as simplified cause-effect relationships, which, in turn, support many environment-development policies. This paper uses wide-ranging evidence from a number of global case studies to challenge some of the prevailing “myths” around land-use change in the Mekong Basin and supports the conclusion that the simple explanations found in population growth, poverty, and infrastructure studies rarely provide an adequate understanding of land-use change.","container-title":"AMBIO: A Journal of the Human Environment","DOI":"10.1579/0044-7447(2008)37[213:FOCTRB]2.0.CO;2","ISSN":"0044-7447, 1654-7209","issue":"3","journalAbbreviation":"ambi","note":"publisher: Royal Swedish Academy of Sciences","page":"213-218","source":"bioone.org","title":"Frontiers of Change: The Reasons Behind Land-use Change in the Mekong Basin","title-short":"Frontiers of Change","volume":"37","author":[{"family":"Rowcroft","given":"Petrina"}],"issued":{"date-parts":[["2008",5]]}}},{"id":2655,"uris":["http://zotero.org/users/2170232/items/P4U3LHQJ"],"uri":["http://zotero.org/users/2170232/items/P4U3LHQJ"],"itemData":{"id":2655,"type":"article-journal","abstract":"By 2050, 70% of the Earth’s human population will live in urban areas. Urbanization can have a devastating impact on local ecosystems, but these impacts vary across time and space. Identifying links between spatiotemporal change in urban ecosystems and neighborhood socio-economics is crucial to management aimed at maintaining flora and fauna in urban areas. Here, we tracked 20 years of socio-economic change and 15 years of vegetation change in 32 residential neighborhoods in south-eastern Australia. Regression models that explicitly accounted for a time lag between neighborhood socio-economic characteristics and vegetation response explained more variation in vegetation cover than models that ignored the effects of time. Also, relationships between vegetation and socio-economic factors were stronger in later years for the same neighborhoods suggesting the influence of socio-economics is more readily identified in established neighborhoods. Socio-economic variables alone, or in combination with biophysical variables, were better predictors of vegetation cover than only biophysical variables. Across space, vegetation cover had a negative quadratic relationship with neighborhood housing density, peaking at mid-density values, and a positive relationship with education level and immigration status (the percentage of residents with a non-Australian background). Over time, housing density had a positive relationship with vegetation cover, reflecting an increase in vegetation as neighborhoods develop. Our results highlight the need to understand temporal context when attempting to explain contemporary patterns in vegetation cover and the increasing importance of socio-economic factors in influencing cover as neighborhoods become established.","container-title":"Ecosystems","DOI":"10.1007/s10021-009-9244-6","ISSN":"1435-0629","issue":"4","journalAbbreviation":"Ecosystems","language":"en","page":"604","source":"Springer Link","title":"Socio-Economics and Vegetation Change in Urban Ecosystems: Patterns in Space and Time","title-short":"Socio-Economics and Vegetation Change in Urban Ecosystems","volume":"12","author":[{"family":"Luck","given":"Gary W."},{"family":"Smallbone","given":"Lisa T."},{"family":"O’Brien","given":"Rachel"}],"issued":{"date-parts":[["2009",3,12]]}}},{"id":1660,"uris":["http://zotero.org/users/2170232/items/ELFJNY56"],"uri":["http://zotero.org/users/2170232/items/ELFJNY56"],"itemData":{"id":1660,"type":"article-journal","abstract":"This study investigates an interdisciplinary scenario analysis to assess the potential impacts of climate, land use/cover and population changes on future water availability and demand in the Srepok River basin, a trans-boundary basin. Based on the output from a high-resolution Regional Climate Model (ECHAM 4, Scenarios A2 and B2) developed by the Southeast Asia—System for Analysis, Research and Training (SEA-START) Regional Center, future rainfall was downscaled to the study area and bias correction was carried out to generate the daily rainfall series. Land use/cover change was quantified using a GIS-based logistic regression approach and future population was projected from the historical data. These changes, individually or in combination, were then input into the calibrated hydrological model (HEC-HMS) to project future hydrological variables. The results reveal that surface runoff will be increased with increased future rainfall. Land use/cover change is found to have the largest impact on increased water demand, and thus reduced future water availability. The combined scenario shows an increasing level of water stress at both the basin and sub-basin levels, especially in the dry season.","container-title":"Water Resources Management","DOI":"10.1007/s11269-011-9964-1","ISSN":"0920-4741, 1573-1650","issue":"5","journalAbbreviation":"Water Resour Manage","language":"en","page":"1387-1407","source":"link.springer.com","title":"Scenario-based Impact Assessment of Land Use/Cover and Climate Changes on Water Resources and Demand: A Case Study in the Srepok River Basin, Vietnam—Cambodia","title-short":"Scenario-based Impact Assessment of Land Use/Cover and Climate Changes on Water Resources and Demand","volume":"26","author":[{"family":"Ty","given":"Tran Van"},{"family":"Sunada","given":"Kengo"},{"family":"Ichikawa","given":"Yutaka"},{"family":"Oishi","given":"Satoru"}],"issued":{"date-parts":[["2012",3,1]]}}},{"id":2659,"uris":["http://zotero.org/users/2170232/items/M668EE6L"],"uri":["http://zotero.org/users/2170232/items/M668EE6L"],"itemData":{"id":2659,"type":"article-journal","abstract":"Many of the semi-natural landscape elements found in rural areas, such as woodlots, hedgerows and grasslands, were originally maintained as part of the agricultural system. During the 20th century, they lost most of their functions and were often removed or transformed. Presently, production concerns are less dominant and many landscape and land use changes are undertaken to improve public goods or fulfil personal and family ambitions and values. This paper investigates the patterns of farm-level land use changes that occurred between 2002 and 2012 in three different landscape regions of Europe (peri-urban landscapes, areas with marginal potential for agriculture, post-socialist landscapes) and the drivers behind, based on a questionnaire survey in six study areas. A second objective is to analyse landowners’ decision-making and endogenous factors that are correlated with their engagement in land use changes. Common to all areas is that agricultural production is under pressure due to physical or socio-economic challenges. The results indicate that relatively more nature or landscape features have been added by landowners than removed by them in the six study areas. Furthermore, the analysis revealed that full-time landowners were responsible for the largest proportion of landscape change and that the areas involved differed greatly. The analysis also underlined the variety of European landscapes, as many landscape activities exhibited strong geographical patterns. A multivariate analysis of the relationship between ten farm and landowner characteristics confirmed the geographical diversity, as only a dummy variable representing the geographical location was statistically significant. When location was omitted from the analysis, two factors were significant: farm size and ownership of livestock. In addition, the results suggest that landowners in peri-urban locations were more engaged in landscape activities than landowners in other locations.","container-title":"Land Use Policy","DOI":"10.1016/j.landusepol.2015.07.014","ISSN":"0264-8377","journalAbbreviation":"Land Use Policy","language":"en","page":"786-799","source":"ScienceDirect","title":"Patterns and drivers of farm-level land use change in selected European rural landscapes","volume":"57","author":[{"family":"Kristensen","given":"Søren Bech Pilgaard"},{"family":"Busck","given":"Anne Gravsholt"},{"family":"Sluis","given":"Theo","non-dropping-particle":"van der"},{"family":"Gaube","given":"Veronika"}],"issued":{"date-parts":[["2016",11,30]]}}},{"id":179,"uris":["http://zotero.org/users/2170232/items/WZLMGHYE"],"uri":["http://zotero.org/users/2170232/items/WZLMGHYE"],"itemData":{"id":179,"type":"article-journal","abstract":"The ecosystem services provided by tropical forests are affected by deforestation. Territorial management strategies aim to prevent and mitigate forest loss. Therefore, modeling potential land use changes is important for forest management, monitoring, and evaluation. This study determined whether there are relationships between forest vulnerability to deforestation (potential deforestation distribution) and the forest management policies applied in the Ecuadorian Amazon. Proxy and underlying variables were used to construct a statistical model, based on the principle of maximum entropy that could predict potential land use changes. Entropy can be seen as a measure of uncertainty for a density function. Receiver operating characteristics (ROC) analysis and the Jackknife Test were used to validate the model. The importance of input variables in the model was determined through: Percent Contribution (PC) and Permutation Importance (PI). The results were compared with prevailing regional forest management strategies. The socioeconomic variables that provided the largest amount of information in the overall model (AUC = 0.81) and that showed most of the information not present in other variables were: “Protected areas-Intangible zone” (PC = 24%, PI = 12.4%), “timber harvesting programs” (PC = 21.7%, PI = 4.7%), “road network” (PC = 18.9%, PI = 7.7%), and “poverty rate” (PC = 3.7%, PI = 6.1%). Also, the biophysical variable “temperature” (PC = 7,9%, PI = 22.3%) provided information in the overall model. The results suggested the need for changes in forest management strategies. Forest policies and management plans should consider integrating and strengthening protected areas and intangible zones, as well as restricting timber harvesting in native forest and establishing forest areas under permanent management. Furthermore, the results also suggested that financial incentive programs to reduce deforestation have to be evaluated because their present distribution is inefficient. In this context, conservation incentive plans need to be revised so that they focus on areas at deforestation risk.","container-title":"Science of The Total Environment","DOI":"10.1016/j.scitotenv.2018.07.028","ISSN":"0048-9697","journalAbbreviation":"Science of The Total Environment","page":"1044-1055","source":"ScienceDirect","title":"Socioecological system and potential deforestation in Western Amazon forest landscapes","volume":"644","author":[{"family":"Bonilla-Bedoya","given":"S."},{"family":"Estrella-Bastidas","given":"Anabel"},{"family":"Molina","given":"Juan Ramón"},{"family":"Herrera","given":"Miguel Ángel"}],"issued":{"date-parts":[["2018",12,10]]}}}],"schema":"https://github.com/citation-style-language/schema/raw/master/csl-citation.json"} </w:instrText>
      </w:r>
      <w:r w:rsidRPr="00D6664E">
        <w:fldChar w:fldCharType="separate"/>
      </w:r>
      <w:r w:rsidRPr="00B0710D">
        <w:rPr>
          <w:rFonts w:ascii="Calibri" w:hAnsi="Calibri" w:cs="Calibri"/>
          <w:highlight w:val="yellow"/>
        </w:rPr>
        <w:t xml:space="preserve">(Table </w:t>
      </w:r>
      <w:r w:rsidR="008E12A1">
        <w:rPr>
          <w:rFonts w:ascii="Calibri" w:hAnsi="Calibri" w:cs="Calibri"/>
          <w:highlight w:val="yellow"/>
        </w:rPr>
        <w:t>S</w:t>
      </w:r>
      <w:r w:rsidRPr="00B0710D">
        <w:rPr>
          <w:rFonts w:ascii="Calibri" w:hAnsi="Calibri" w:cs="Calibri"/>
          <w:highlight w:val="yellow"/>
        </w:rPr>
        <w:t>x</w:t>
      </w:r>
      <w:r>
        <w:rPr>
          <w:rFonts w:ascii="Calibri" w:hAnsi="Calibri" w:cs="Calibri"/>
        </w:rPr>
        <w:t xml:space="preserve">, </w:t>
      </w:r>
      <w:r w:rsidRPr="00B0710D">
        <w:rPr>
          <w:rFonts w:ascii="Calibri" w:hAnsi="Calibri" w:cs="Calibri"/>
        </w:rPr>
        <w:t>Dasgupta et al. 2005; Mena et al. 2006; Rowcroft 2008; Luck et al. 2009; Ty et al. 2012; Kristensen et al. 2016; Bonilla-Bedoya et al. 2018)</w:t>
      </w:r>
      <w:r w:rsidRPr="00D6664E">
        <w:fldChar w:fldCharType="end"/>
      </w:r>
      <w:r w:rsidRPr="00D6664E">
        <w:t xml:space="preserve">. The variable sets were population demographics (n=8), education (n=4), employment (n=5), economic security (n=2), access to services (n=4), social justice (n=2), migration (n=2), and control variables (n=6). Control variables were included to account for the effects of environmental and other human factors including </w:t>
      </w:r>
      <w:r>
        <w:t xml:space="preserve">presence of </w:t>
      </w:r>
      <w:r w:rsidRPr="00D6664E">
        <w:t xml:space="preserve">economic land concessions </w:t>
      </w:r>
      <w:r w:rsidRPr="00D6664E">
        <w:fldChar w:fldCharType="begin"/>
      </w:r>
      <w:r>
        <w:instrText xml:space="preserve"> ADDIN ZOTERO_ITEM CSL_CITATION {"citationID":"EOmyQ158","properties":{"formattedCitation":"(Abdullah &amp; Nakagoshi 2007; Davis et al. 2015; Xu et al. 2019)","plainCitation":"(Abdullah &amp; Nakagoshi 2007; Davis et al. 2015; Xu et al. 2019)","noteIndex":0},"citationItems":[{"id":2636,"uris":["http://zotero.org/users/2170232/items/BW7PN9QB"],"uri":["http://zotero.org/users/2170232/items/BW7PN9QB"],"itemData":{"id":2636,"type":"article-journal","abstract":"In many tropical countries forest fragmentation caused by changes in human land use activities is of primary concern for sustainability. In Malaysia this relationship is usually described without any quantitative measurement to show the implications for land use planning and management. To understand this relationship, this study developed a single forest fragmentation index based on a combination of three landscape metrics, i.e., non-forest area, forest edge bordered by human land use and patch size coefficient of variation, using the state of Selangor, Malaysia as a case study. Two defined natural landscapes; wetland and forest landscapes were used as a basic unit of analyses of pattern change of forest fragmentation and its relationship to human land use in three temporal years of 1966, 1981 and 1995. Results showed that forest fragmentation in the state of Selangor generally increased during the time periods studied. Multiple regression analysis showed that human land use is an important determinant of forest fragmentation, but the significance of several land uses as explanatory variables to forest fragmentation changed temporally. Oil palm and rubber plantations were apparently the major contributors to forest fragmentation. Differences in fragmentation pattern occurred between the two natural landscapes. Forest fragmentation increased in the wetland landscape, whereas not much change was observed in the forest landscape. Oil palm plantation appeared to be the major contributor to forest fragmentation in the wetland landscape, whereas rubber plantation was the major factor in the forest landscape. This study also revealed that knowledge of forest fragmentation through a single index in different natural landscapes provides a pathway for identifying which forested areas are highly threatened and must be given priority in strategic planning of nature conservation. In conclusion, it is vital to understand the relationship between changes in human land use and degree of forest degradation measured by a single index in order to describe the implications for land use planning and management.","container-title":"Forest Ecology and Management","DOI":"10.1016/j.foreco.2006.12.016","ISSN":"0378-1127","issue":"1","journalAbbreviation":"Forest Ecology and Management","language":"en","page":"39-48","source":"ScienceDirect","title":"Forest fragmentation and its correlation to human land use change in the state of Selangor, peninsular Malaysia","volume":"241","author":[{"family":"Abdullah","given":"Saiful Arif"},{"family":"Nakagoshi","given":"Nobukazu"}],"issued":{"date-parts":[["2007",3,30]]}}},{"id":2465,"uris":["http://zotero.org/users/2170232/items/BM9FJ8GU"],"uri":["http://zotero.org/users/2170232/items/BM9FJ8GU"],"itemData":{"id":2465,"type":"article-journal","abstract":"Investment in agricultural land in the developing world has rapidly increased in the past two decades1,2,3. In Cambodia, there has been a surge in economic land concessions, in which long-term leases are provided to foreign and domestic investors for economic development. More than two million hectares4 have been leased so far, sparking debate over the consequences for local communities and the environment5. Here we combined official records of concession locations4,6 with a high-resolution data set of changes in forest cover7 to quantify the contribution of land concessions to deforestation between 2000 and 2012. We used covariate matching to control for variables other than classification as a concession that may influence forest loss. Nearly half of the area where concessions were granted between 2000 and 2012 was forested in 2000; this area then represented 12.4% of forest land cover in Cambodia. Within concessions, the annual rate of forest loss was between 29% and 105% higher than in comparable land areas outside concessions. Most of the deforestation within concessions occurred after the contract date, and whether an investor was domestic or foreign had no effect on deforestation rates. We conclude that land acquisitions can act as powerful drivers of deforestation.","container-title":"Nature Geoscience","DOI":"10.1038/ngeo2540","ISSN":"1752-0908","issue":"10","language":"en","page":"772-775","source":"www.nature.com","title":"Accelerated deforestation driven by large-scale land acquisitions in Cambodia","volume":"8","author":[{"family":"Davis","given":"Kyle Frankel"},{"family":"Yu","given":"Kailiang"},{"family":"Rulli","given":"Maria Cristina"},{"family":"Pichdara","given":"Lonn"},{"family":"D’Odorico","given":"Paolo"}],"issued":{"date-parts":[["2015"]]}}},{"id":2021,"uris":["http://zotero.org/users/2170232/items/ABVWHT2J"],"uri":["http://zotero.org/users/2170232/items/ABVWHT2J"],"itemData":{"id":2021,"type":"article-journal","abstract":"South and Southeast Asia (SSEA) has been a hotspot for land use and land cover change (LULCC) in the past few decades. The identification and quantification of the drivers of LULCC are crucial for improving our understanding of LULCC trends. So far, the biophysical and socioeconomic drivers of forest change have not been quantified at the regional scale, particularly for SSEA. In this study, we quantify the biophysical and socioeconomic drivers of forest change on a country-by-country basis in SSEA using an integrated quantitative methodology, which systematically accounts for previously published driver information and regional datasets. We synthesize more than 200 publications to identify the drivers of the forest change at different spatial scales in SSEA. Subsequently, we collect spatially explicit proxy data to represent the identified drivers. We quantify the dynamics of forest and agricultural land from 1992 to 2015 using the Climate Change Initiative (CCI) land cover data developed by the European Space Agency (ESA). A geographically weighted regression method is employed to quantify the spatially heterogeneous drivers of forest change. Our results show that socioeconomic drivers are more important than biophysical drivers for the conversion of forest to agricultural land in South Asia and maritime Southeast Asia. In contrast, biophysical drivers are more important than socioeconomic drivers for the conversion of agricultural land to forest in maritime Southeast Asia and less important in South Asia. Both biophysical and socioeconomic drivers contribute approximately equally to both changes in the mainland Southeast Asia region. By quantifying the dynamics of forest and agricultural land and the spatially explicit drivers of their changes in SSEA, this study provides a solid foundation for LULCC modeling and projection.","container-title":"Global Change Biology","DOI":"10.1111/gcb.14611","ISSN":"1365-2486","issue":"6","language":"en","page":"2137-2151","source":"Wiley Online Library","title":"Quantifying the biophysical and socioeconomic drivers of changes in forest and agricultural land in South and Southeast Asia","volume":"25","author":[{"family":"Xu","given":"Xiaoming"},{"family":"Jain","given":"Atul K."},{"family":"Calvin","given":"Katherine V."}],"issued":{"date-parts":[["2019"]]}}}],"schema":"https://github.com/citation-style-language/schema/raw/master/csl-citation.json"} </w:instrText>
      </w:r>
      <w:r w:rsidRPr="00D6664E">
        <w:fldChar w:fldCharType="separate"/>
      </w:r>
      <w:r w:rsidRPr="00F34C45">
        <w:rPr>
          <w:rFonts w:ascii="Calibri" w:hAnsi="Calibri" w:cs="Calibri"/>
        </w:rPr>
        <w:t>(Abdullah &amp; Nakagoshi 2007; Davis et al. 2015; Xu et al. 2019)</w:t>
      </w:r>
      <w:r w:rsidRPr="00D6664E">
        <w:fldChar w:fldCharType="end"/>
      </w:r>
      <w:r w:rsidRPr="00D6664E">
        <w:t xml:space="preserve">, </w:t>
      </w:r>
      <w:r>
        <w:t xml:space="preserve">presence of </w:t>
      </w:r>
      <w:r w:rsidRPr="00D6664E">
        <w:t xml:space="preserve">protected areas </w:t>
      </w:r>
      <w:r w:rsidRPr="00D6664E">
        <w:fldChar w:fldCharType="begin"/>
      </w:r>
      <w:r>
        <w:instrText xml:space="preserve"> ADDIN ZOTERO_ITEM CSL_CITATION {"citationID":"KPXyqeHU","properties":{"formattedCitation":"(Bonilla-Bedoya et al. 2018)","plainCitation":"(Bonilla-Bedoya et al. 2018)","noteIndex":0},"citationItems":[{"id":179,"uris":["http://zotero.org/users/2170232/items/WZLMGHYE"],"uri":["http://zotero.org/users/2170232/items/WZLMGHYE"],"itemData":{"id":179,"type":"article-journal","abstract":"The ecosystem services provided by tropical forests are affected by deforestation. Territorial management strategies aim to prevent and mitigate forest loss. Therefore, modeling potential land use changes is important for forest management, monitoring, and evaluation. This study determined whether there are relationships between forest vulnerability to deforestation (potential deforestation distribution) and the forest management policies applied in the Ecuadorian Amazon. Proxy and underlying variables were used to construct a statistical model, based on the principle of maximum entropy that could predict potential land use changes. Entropy can be seen as a measure of uncertainty for a density function. Receiver operating characteristics (ROC) analysis and the Jackknife Test were used to validate the model. The importance of input variables in the model was determined through: Percent Contribution (PC) and Permutation Importance (PI). The results were compared with prevailing regional forest management strategies. The socioeconomic variables that provided the largest amount of information in the overall model (AUC = 0.81) and that showed most of the information not present in other variables were: “Protected areas-Intangible zone” (PC = 24%, PI = 12.4%), “timber harvesting programs” (PC = 21.7%, PI = 4.7%), “road network” (PC = 18.9%, PI = 7.7%), and “poverty rate” (PC = 3.7%, PI = 6.1%). Also, the biophysical variable “temperature” (PC = 7,9%, PI = 22.3%) provided information in the overall model. The results suggested the need for changes in forest management strategies. Forest policies and management plans should consider integrating and strengthening protected areas and intangible zones, as well as restricting timber harvesting in native forest and establishing forest areas under permanent management. Furthermore, the results also suggested that financial incentive programs to reduce deforestation have to be evaluated because their present distribution is inefficient. In this context, conservation incentive plans need to be revised so that they focus on areas at deforestation risk.","container-title":"Science of The Total Environment","DOI":"10.1016/j.scitotenv.2018.07.028","ISSN":"0048-9697","journalAbbreviation":"Science of The Total Environment","page":"1044-1055","source":"ScienceDirect","title":"Socioecological system and potential deforestation in Western Amazon forest landscapes","volume":"644","author":[{"family":"Bonilla-Bedoya","given":"S."},{"family":"Estrella-Bastidas","given":"Anabel"},{"family":"Molina","given":"Juan Ramón"},{"family":"Herrera","given":"Miguel Ángel"}],"issued":{"date-parts":[["2018",12,10]]}}}],"schema":"https://github.com/citation-style-language/schema/raw/master/csl-citation.json"} </w:instrText>
      </w:r>
      <w:r w:rsidRPr="00D6664E">
        <w:fldChar w:fldCharType="separate"/>
      </w:r>
      <w:r w:rsidRPr="000359C7">
        <w:rPr>
          <w:rFonts w:ascii="Calibri" w:hAnsi="Calibri" w:cs="Calibri"/>
        </w:rPr>
        <w:t>(Bonilla-Bedoya et al. 2018)</w:t>
      </w:r>
      <w:r w:rsidRPr="00D6664E">
        <w:fldChar w:fldCharType="end"/>
      </w:r>
      <w:r w:rsidRPr="00D6664E">
        <w:t xml:space="preserve">, elevation </w:t>
      </w:r>
      <w:r w:rsidRPr="00D6664E">
        <w:fldChar w:fldCharType="begin"/>
      </w:r>
      <w:r>
        <w:instrText xml:space="preserve"> ADDIN ZOTERO_ITEM CSL_CITATION {"citationID":"otYqPcRZ","properties":{"formattedCitation":"(Ty et al. 2012)","plainCitation":"(Ty et al. 2012)","noteIndex":0},"citationItems":[{"id":1660,"uris":["http://zotero.org/users/2170232/items/ELFJNY56"],"uri":["http://zotero.org/users/2170232/items/ELFJNY56"],"itemData":{"id":1660,"type":"article-journal","abstract":"This study investigates an interdisciplinary scenario analysis to assess the potential impacts of climate, land use/cover and population changes on future water availability and demand in the Srepok River basin, a trans-boundary basin. Based on the output from a high-resolution Regional Climate Model (ECHAM 4, Scenarios A2 and B2) developed by the Southeast Asia—System for Analysis, Research and Training (SEA-START) Regional Center, future rainfall was downscaled to the study area and bias correction was carried out to generate the daily rainfall series. Land use/cover change was quantified using a GIS-based logistic regression approach and future population was projected from the historical data. These changes, individually or in combination, were then input into the calibrated hydrological model (HEC-HMS) to project future hydrological variables. The results reveal that surface runoff will be increased with increased future rainfall. Land use/cover change is found to have the largest impact on increased water demand, and thus reduced future water availability. The combined scenario shows an increasing level of water stress at both the basin and sub-basin levels, especially in the dry season.","container-title":"Water Resources Management","DOI":"10.1007/s11269-011-9964-1","ISSN":"0920-4741, 1573-1650","issue":"5","journalAbbreviation":"Water Resour Manage","language":"en","page":"1387-1407","source":"link.springer.com","title":"Scenario-based Impact Assessment of Land Use/Cover and Climate Changes on Water Resources and Demand: A Case Study in the Srepok River Basin, Vietnam—Cambodia","title-short":"Scenario-based Impact Assessment of Land Use/Cover and Climate Changes on Water Resources and Demand","volume":"26","author":[{"family":"Ty","given":"Tran Van"},{"family":"Sunada","given":"Kengo"},{"family":"Ichikawa","given":"Yutaka"},{"family":"Oishi","given":"Satoru"}],"issued":{"date-parts":[["2012",3,1]]}}}],"schema":"https://github.com/citation-style-language/schema/raw/master/csl-citation.json"} </w:instrText>
      </w:r>
      <w:r w:rsidRPr="00D6664E">
        <w:fldChar w:fldCharType="separate"/>
      </w:r>
      <w:r w:rsidRPr="000359C7">
        <w:rPr>
          <w:rFonts w:ascii="Calibri" w:hAnsi="Calibri" w:cs="Calibri"/>
        </w:rPr>
        <w:t>(Ty et al. 2012)</w:t>
      </w:r>
      <w:r w:rsidRPr="00D6664E">
        <w:fldChar w:fldCharType="end"/>
      </w:r>
      <w:r w:rsidRPr="00D6664E">
        <w:t xml:space="preserve">, and </w:t>
      </w:r>
      <w:r w:rsidRPr="00D6664E">
        <w:lastRenderedPageBreak/>
        <w:t xml:space="preserve">distance to human infrastructure </w:t>
      </w:r>
      <w:r w:rsidRPr="00D6664E">
        <w:fldChar w:fldCharType="begin"/>
      </w:r>
      <w:r>
        <w:instrText xml:space="preserve"> ADDIN ZOTERO_ITEM CSL_CITATION {"citationID":"0lM0f2uy","properties":{"formattedCitation":"(Ty et al. 2012)","plainCitation":"(Ty et al. 2012)","noteIndex":0},"citationItems":[{"id":1660,"uris":["http://zotero.org/users/2170232/items/ELFJNY56"],"uri":["http://zotero.org/users/2170232/items/ELFJNY56"],"itemData":{"id":1660,"type":"article-journal","abstract":"This study investigates an interdisciplinary scenario analysis to assess the potential impacts of climate, land use/cover and population changes on future water availability and demand in the Srepok River basin, a trans-boundary basin. Based on the output from a high-resolution Regional Climate Model (ECHAM 4, Scenarios A2 and B2) developed by the Southeast Asia—System for Analysis, Research and Training (SEA-START) Regional Center, future rainfall was downscaled to the study area and bias correction was carried out to generate the daily rainfall series. Land use/cover change was quantified using a GIS-based logistic regression approach and future population was projected from the historical data. These changes, individually or in combination, were then input into the calibrated hydrological model (HEC-HMS) to project future hydrological variables. The results reveal that surface runoff will be increased with increased future rainfall. Land use/cover change is found to have the largest impact on increased water demand, and thus reduced future water availability. The combined scenario shows an increasing level of water stress at both the basin and sub-basin levels, especially in the dry season.","container-title":"Water Resources Management","DOI":"10.1007/s11269-011-9964-1","ISSN":"0920-4741, 1573-1650","issue":"5","journalAbbreviation":"Water Resour Manage","language":"en","page":"1387-1407","source":"link.springer.com","title":"Scenario-based Impact Assessment of Land Use/Cover and Climate Changes on Water Resources and Demand: A Case Study in the Srepok River Basin, Vietnam—Cambodia","title-short":"Scenario-based Impact Assessment of Land Use/Cover and Climate Changes on Water Resources and Demand","volume":"26","author":[{"family":"Ty","given":"Tran Van"},{"family":"Sunada","given":"Kengo"},{"family":"Ichikawa","given":"Yutaka"},{"family":"Oishi","given":"Satoru"}],"issued":{"date-parts":[["2012",3,1]]}}}],"schema":"https://github.com/citation-style-language/schema/raw/master/csl-citation.json"} </w:instrText>
      </w:r>
      <w:r w:rsidRPr="00D6664E">
        <w:fldChar w:fldCharType="separate"/>
      </w:r>
      <w:r w:rsidRPr="000359C7">
        <w:rPr>
          <w:rFonts w:ascii="Calibri" w:hAnsi="Calibri" w:cs="Calibri"/>
        </w:rPr>
        <w:t>(Ty et al. 2012)</w:t>
      </w:r>
      <w:r w:rsidRPr="00D6664E">
        <w:fldChar w:fldCharType="end"/>
      </w:r>
      <w:r w:rsidRPr="00D6664E">
        <w:t xml:space="preserve">. A habitat control variable was excluded because </w:t>
      </w:r>
      <w:r>
        <w:rPr>
          <w:noProof/>
          <w:lang w:eastAsia="en-GB"/>
        </w:rPr>
        <w:drawing>
          <wp:anchor distT="0" distB="0" distL="114300" distR="114300" simplePos="0" relativeHeight="251664384" behindDoc="1" locked="0" layoutInCell="1" allowOverlap="1" wp14:anchorId="569A07D6" wp14:editId="38B02F2A">
            <wp:simplePos x="0" y="0"/>
            <wp:positionH relativeFrom="margin">
              <wp:align>right</wp:align>
            </wp:positionH>
            <wp:positionV relativeFrom="paragraph">
              <wp:posOffset>57150</wp:posOffset>
            </wp:positionV>
            <wp:extent cx="5731510" cy="5731510"/>
            <wp:effectExtent l="0" t="0" r="2540" b="2540"/>
            <wp:wrapNone/>
            <wp:docPr id="10" name="Picture 10"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Map&#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D6664E">
        <w:t xml:space="preserve">the response variable (forest cover) was extracted from a land cover layer and represented a specific type of habitat, resulting in non-independence between the response and habitat. </w:t>
      </w:r>
    </w:p>
    <w:p w14:paraId="01FDB2DD" w14:textId="10EFB63C" w:rsidR="009045AD" w:rsidRDefault="009045AD"/>
    <w:p w14:paraId="68093268" w14:textId="77777777" w:rsidR="00D6664E" w:rsidRDefault="00D6664E">
      <w:pPr>
        <w:rPr>
          <w:b/>
          <w:bCs/>
        </w:rPr>
      </w:pPr>
    </w:p>
    <w:p w14:paraId="45BE6E44" w14:textId="77777777" w:rsidR="00AF5C67" w:rsidRDefault="00AF5C67" w:rsidP="00D6664E">
      <w:pPr>
        <w:rPr>
          <w:i/>
          <w:iCs/>
        </w:rPr>
      </w:pPr>
    </w:p>
    <w:p w14:paraId="49074E0E" w14:textId="77777777" w:rsidR="00AF5C67" w:rsidRDefault="00AF5C67" w:rsidP="00D6664E">
      <w:pPr>
        <w:rPr>
          <w:i/>
          <w:iCs/>
        </w:rPr>
      </w:pPr>
    </w:p>
    <w:p w14:paraId="17F8B9F3" w14:textId="77777777" w:rsidR="00AF5C67" w:rsidRDefault="00AF5C67" w:rsidP="00D6664E">
      <w:pPr>
        <w:rPr>
          <w:i/>
          <w:iCs/>
        </w:rPr>
      </w:pPr>
    </w:p>
    <w:p w14:paraId="41839865" w14:textId="77777777" w:rsidR="00AF5C67" w:rsidRDefault="00AF5C67" w:rsidP="00D6664E">
      <w:pPr>
        <w:rPr>
          <w:i/>
          <w:iCs/>
        </w:rPr>
      </w:pPr>
    </w:p>
    <w:p w14:paraId="1C6BE980" w14:textId="77777777" w:rsidR="00AF5C67" w:rsidRDefault="00AF5C67" w:rsidP="00D6664E">
      <w:pPr>
        <w:rPr>
          <w:i/>
          <w:iCs/>
        </w:rPr>
      </w:pPr>
    </w:p>
    <w:p w14:paraId="0802476C" w14:textId="77777777" w:rsidR="00AF5C67" w:rsidRDefault="00AF5C67" w:rsidP="00D6664E">
      <w:pPr>
        <w:rPr>
          <w:i/>
          <w:iCs/>
        </w:rPr>
      </w:pPr>
    </w:p>
    <w:p w14:paraId="2EC5F808" w14:textId="77777777" w:rsidR="00AF5C67" w:rsidRDefault="00AF5C67" w:rsidP="00D6664E">
      <w:pPr>
        <w:rPr>
          <w:i/>
          <w:iCs/>
        </w:rPr>
      </w:pPr>
    </w:p>
    <w:p w14:paraId="6E9944CC" w14:textId="77777777" w:rsidR="00AF5C67" w:rsidRDefault="00AF5C67" w:rsidP="00D6664E">
      <w:pPr>
        <w:rPr>
          <w:i/>
          <w:iCs/>
        </w:rPr>
      </w:pPr>
    </w:p>
    <w:p w14:paraId="29D5CBD0" w14:textId="77777777" w:rsidR="00AF5C67" w:rsidRDefault="00AF5C67" w:rsidP="00D6664E">
      <w:pPr>
        <w:rPr>
          <w:i/>
          <w:iCs/>
        </w:rPr>
      </w:pPr>
    </w:p>
    <w:p w14:paraId="25742D89" w14:textId="77777777" w:rsidR="00AF5C67" w:rsidRDefault="00AF5C67" w:rsidP="00D6664E">
      <w:pPr>
        <w:rPr>
          <w:i/>
          <w:iCs/>
        </w:rPr>
      </w:pPr>
    </w:p>
    <w:p w14:paraId="2707534A" w14:textId="77777777" w:rsidR="00AF5C67" w:rsidRDefault="00AF5C67" w:rsidP="00D6664E">
      <w:pPr>
        <w:rPr>
          <w:i/>
          <w:iCs/>
        </w:rPr>
      </w:pPr>
    </w:p>
    <w:p w14:paraId="7A6AE6E9" w14:textId="77777777" w:rsidR="00AF5C67" w:rsidRDefault="00AF5C67" w:rsidP="00D6664E">
      <w:pPr>
        <w:rPr>
          <w:i/>
          <w:iCs/>
        </w:rPr>
      </w:pPr>
    </w:p>
    <w:p w14:paraId="3B2DB8AB" w14:textId="77777777" w:rsidR="00AF5C67" w:rsidRDefault="00AF5C67" w:rsidP="00D6664E">
      <w:pPr>
        <w:rPr>
          <w:i/>
          <w:iCs/>
        </w:rPr>
      </w:pPr>
    </w:p>
    <w:p w14:paraId="2B49F9C9" w14:textId="77777777" w:rsidR="00AF5C67" w:rsidRDefault="00AF5C67" w:rsidP="00D6664E">
      <w:pPr>
        <w:rPr>
          <w:i/>
          <w:iCs/>
        </w:rPr>
      </w:pPr>
    </w:p>
    <w:p w14:paraId="39C2F6C5" w14:textId="77777777" w:rsidR="00AF5C67" w:rsidRDefault="00AF5C67" w:rsidP="00D6664E">
      <w:pPr>
        <w:rPr>
          <w:i/>
          <w:iCs/>
        </w:rPr>
      </w:pPr>
    </w:p>
    <w:p w14:paraId="15D66145" w14:textId="06F86223" w:rsidR="00AF5C67" w:rsidRPr="005D6589" w:rsidRDefault="00AF5C67" w:rsidP="00D6664E">
      <w:pPr>
        <w:rPr>
          <w:b/>
          <w:bCs/>
          <w:sz w:val="20"/>
          <w:szCs w:val="20"/>
        </w:rPr>
      </w:pPr>
      <w:r w:rsidRPr="005D6589">
        <w:rPr>
          <w:b/>
          <w:bCs/>
          <w:sz w:val="20"/>
          <w:szCs w:val="20"/>
        </w:rPr>
        <w:t xml:space="preserve">Figure 1. A map of Cambodia with the 24 provinces coloured and numbered, </w:t>
      </w:r>
      <w:r w:rsidR="005D6589" w:rsidRPr="005D6589">
        <w:rPr>
          <w:b/>
          <w:bCs/>
          <w:sz w:val="20"/>
          <w:szCs w:val="20"/>
        </w:rPr>
        <w:t>with</w:t>
      </w:r>
      <w:r w:rsidRPr="005D6589">
        <w:rPr>
          <w:b/>
          <w:bCs/>
          <w:sz w:val="20"/>
          <w:szCs w:val="20"/>
        </w:rPr>
        <w:t xml:space="preserve"> the smaller </w:t>
      </w:r>
      <w:r w:rsidR="005D6589" w:rsidRPr="005D6589">
        <w:rPr>
          <w:b/>
          <w:bCs/>
          <w:sz w:val="20"/>
          <w:szCs w:val="20"/>
        </w:rPr>
        <w:t xml:space="preserve">communes shown with black lines within each province. The provinces are 1 – Ratanak Kiri, 2 – Stung Treng, 3 – Otdar Meanchey, 4 – Preah Vihear, 5 – Banteay Meanchey, 6 – Siem Reap, 7 – Kampong Thom, 8 – Mondul Kiri, 9 – Kracheh, 10 – Kampong Chhnang, 11 – Pursat, 12 -  Kampong Speu, 13 – Prey Veng, 14 – Svay Rieng, 15 – Takeo, 16 – Kampot, 17 – Koh Kong, 18 – Kep, 19 – Preah Sihanouk, 20 – Battambang, 21 – Pailin, 22 – Kampong Cham, 23 – Kandal, 24 – Phnom Penh (capital city). </w:t>
      </w:r>
      <w:r w:rsidRPr="005D6589">
        <w:rPr>
          <w:b/>
          <w:bCs/>
          <w:sz w:val="20"/>
          <w:szCs w:val="20"/>
        </w:rPr>
        <w:t xml:space="preserve"> </w:t>
      </w:r>
    </w:p>
    <w:p w14:paraId="47BC75BD" w14:textId="17E17353" w:rsidR="00D6664E" w:rsidRPr="000920A2" w:rsidRDefault="00D6664E" w:rsidP="00D6664E">
      <w:pPr>
        <w:rPr>
          <w:i/>
          <w:iCs/>
        </w:rPr>
      </w:pPr>
      <w:r w:rsidRPr="000920A2">
        <w:rPr>
          <w:i/>
          <w:iCs/>
        </w:rPr>
        <w:t>Data processing</w:t>
      </w:r>
    </w:p>
    <w:p w14:paraId="05110FED" w14:textId="480E11F2" w:rsidR="00D6664E" w:rsidRDefault="00D6664E">
      <w:r w:rsidRPr="00D6664E">
        <w:t>The forest cover response</w:t>
      </w:r>
      <w:r w:rsidR="00535B36">
        <w:t xml:space="preserve"> variable</w:t>
      </w:r>
      <w:r w:rsidRPr="00D6664E">
        <w:t xml:space="preserve"> was extracted from the ESACCI product by totalling the number of pixels (1 Pixel = 0.09km</w:t>
      </w:r>
      <w:r w:rsidRPr="00D6664E">
        <w:rPr>
          <w:vertAlign w:val="superscript"/>
        </w:rPr>
        <w:t>2</w:t>
      </w:r>
      <w:r w:rsidRPr="00D6664E">
        <w:t>) in each year classified as bands 50, 60, 61, 62, 70, 71, 72, 80, 81, 82, 90, and 100 (</w:t>
      </w:r>
      <w:r w:rsidRPr="00535B36">
        <w:rPr>
          <w:highlight w:val="yellow"/>
        </w:rPr>
        <w:t>Table S4</w:t>
      </w:r>
      <w:r w:rsidRPr="00D6664E">
        <w:t xml:space="preserve">). </w:t>
      </w:r>
      <w:r w:rsidR="00535B36">
        <w:t>T</w:t>
      </w:r>
      <w:r w:rsidRPr="00D6664E">
        <w:t xml:space="preserve">he forest cover layer was stratified into forest cover per commune and forest cover per province. Forest cover data processing was done in QGIS </w:t>
      </w:r>
      <w:r w:rsidRPr="00D6664E">
        <w:fldChar w:fldCharType="begin"/>
      </w:r>
      <w:r w:rsidRPr="00D6664E">
        <w:instrText xml:space="preserve"> ADDIN ZOTERO_ITEM CSL_CITATION {"citationID":"t8OXUywT","properties":{"formattedCitation":"({\\i{}QGIS Geographic Information System} 2020)","plainCitation":"(QGIS Geographic Information System 2020)","dontUpdate":true,"noteIndex":0},"citationItems":[{"id":2069,"uris":["http://zotero.org/users/2170232/items/YVJCTSHP"],"uri":["http://zotero.org/users/2170232/items/YVJCTSHP"],"itemData":{"id":2069,"type":"book","publisher":"Open Source Geospatial Foundation Program","title":"QGIS Geographic Information System","URL":"http://qgis.osgeo.org","version":"3.16","issued":{"date-parts":[["2020"]]}}}],"schema":"https://github.com/citation-style-language/schema/raw/master/csl-citation.json"} </w:instrText>
      </w:r>
      <w:r w:rsidRPr="00D6664E">
        <w:fldChar w:fldCharType="separate"/>
      </w:r>
      <w:r w:rsidRPr="00D6664E">
        <w:t>(QGIS Geographic Information System v3.16)</w:t>
      </w:r>
      <w:r w:rsidRPr="00D6664E">
        <w:fldChar w:fldCharType="end"/>
      </w:r>
      <w:r w:rsidRPr="00D6664E">
        <w:t xml:space="preserve">. </w:t>
      </w:r>
      <w:r w:rsidR="00535B36">
        <w:t>P</w:t>
      </w:r>
      <w:r w:rsidRPr="00D6664E">
        <w:t xml:space="preserve">redictor variables were checked for collinearity, and if two variables in the same set had a correlation coefficient of &gt;0.6 then generally one was removed (Supporting Information). </w:t>
      </w:r>
    </w:p>
    <w:p w14:paraId="2ABF225F" w14:textId="68C04F5E" w:rsidR="00D6664E" w:rsidRPr="001E05DC" w:rsidRDefault="00D6664E" w:rsidP="00D6664E">
      <w:r w:rsidRPr="001E05DC">
        <w:t xml:space="preserve">Data from the Commune Database were at the resolution of individual village, and so the selected variables (Table </w:t>
      </w:r>
      <w:r w:rsidR="00535B36">
        <w:t>1</w:t>
      </w:r>
      <w:r w:rsidRPr="001E05DC">
        <w:t>) were aggregated</w:t>
      </w:r>
      <w:r w:rsidR="004C58EB">
        <w:t xml:space="preserve"> (averaged using either mean or median, or summed)</w:t>
      </w:r>
      <w:r w:rsidRPr="001E05DC">
        <w:t xml:space="preserve"> to the commune and province level after error checking and cleaning (</w:t>
      </w:r>
      <w:r w:rsidR="004C58EB">
        <w:t xml:space="preserve">see </w:t>
      </w:r>
      <w:r w:rsidRPr="001E05DC">
        <w:t>Supporting Information</w:t>
      </w:r>
      <w:r w:rsidR="004C58EB">
        <w:t xml:space="preserve"> for details on aggregation and error checking</w:t>
      </w:r>
      <w:r w:rsidRPr="001E05DC">
        <w:t xml:space="preserve">). This resulted in between 1,317 and 1,512 communes, </w:t>
      </w:r>
      <w:r w:rsidRPr="001E05DC">
        <w:lastRenderedPageBreak/>
        <w:t xml:space="preserve">and 23 Provinces (excluding Phnom Penh). The number of communes changed between years due to administrative changes. Some variables were converted from raw values to proportional data to account for large differences in commune and province size and human population (Table </w:t>
      </w:r>
      <w:r w:rsidR="00535B36">
        <w:t>1</w:t>
      </w:r>
      <w:r w:rsidRPr="001E05DC">
        <w:t xml:space="preserve">). Data were checked for errors in R (Supporting Information, R Core Team, version 4.0). </w:t>
      </w:r>
    </w:p>
    <w:p w14:paraId="7FEBA632" w14:textId="77777777" w:rsidR="00D6664E" w:rsidRPr="000920A2" w:rsidRDefault="00D6664E" w:rsidP="00D6664E">
      <w:pPr>
        <w:rPr>
          <w:i/>
          <w:iCs/>
        </w:rPr>
      </w:pPr>
      <w:r w:rsidRPr="000920A2">
        <w:rPr>
          <w:i/>
          <w:iCs/>
        </w:rPr>
        <w:t xml:space="preserve">Modelling </w:t>
      </w:r>
    </w:p>
    <w:p w14:paraId="7DCA6B4D" w14:textId="77777777" w:rsidR="00D6664E" w:rsidRPr="001E05DC" w:rsidRDefault="00D6664E" w:rsidP="00D6664E">
      <w:r w:rsidRPr="001E05DC">
        <w:t xml:space="preserve">This analysis aimed to model the relationships between forest cover and socioeconomic variables within communes between 2007 – 2012. The results of initial commune-level modelling prompted further aggregation of the data to the province-level and models were built to investigate the relationships between forest cover and socioeconomic variables within provinces for the same time period. </w:t>
      </w:r>
    </w:p>
    <w:p w14:paraId="59835B50" w14:textId="77777777" w:rsidR="00D6664E" w:rsidRPr="000920A2" w:rsidRDefault="00D6664E" w:rsidP="000920A2">
      <w:pPr>
        <w:rPr>
          <w:u w:val="single"/>
        </w:rPr>
      </w:pPr>
      <w:r w:rsidRPr="000920A2">
        <w:rPr>
          <w:u w:val="single"/>
        </w:rPr>
        <w:t>Commune-level models</w:t>
      </w:r>
    </w:p>
    <w:p w14:paraId="1F52ED19" w14:textId="79300D8A" w:rsidR="00D6664E" w:rsidRPr="001E05DC" w:rsidRDefault="00D6664E" w:rsidP="00D6664E">
      <w:r w:rsidRPr="001E05DC">
        <w:t xml:space="preserve">Generalised linear mixed models (GLMM) with Poisson errors were </w:t>
      </w:r>
      <w:r w:rsidR="00535B36">
        <w:t>built</w:t>
      </w:r>
      <w:r w:rsidRPr="001E05DC">
        <w:t xml:space="preserve"> with commune nested within province as random intercept terms to account for repeat measurements and the hierarchical data structure, and year as a random slope term to account for temporal autocorrelation </w:t>
      </w:r>
      <w:r w:rsidRPr="001E05DC">
        <w:fldChar w:fldCharType="begin"/>
      </w:r>
      <w:r w:rsidR="000359C7">
        <w:instrText xml:space="preserve"> ADDIN ZOTERO_ITEM CSL_CITATION {"citationID":"SmityQpd","properties":{"formattedCitation":"(Zuur et al. 2009)","plainCitation":"(Zuur et al. 2009)","noteIndex":0},"citationItems":[{"id":2700,"uris":["http://zotero.org/users/2170232/items/A3LU44GR"],"uri":["http://zotero.org/users/2170232/items/A3LU44GR"],"itemData":{"id":2700,"type":"book","collection-title":"Statistics for Biology and Health","event-place":"New York, USA","ISBN":"978-0-387-87457-9","publisher":"Springer Science+Business Media","publisher-place":"New York, USA","title":"Mixed effects models and extensions in ecology with R","URL":"DOI 10.1007/978-0-387-87458-6 1,","author":[{"family":"Zuur","given":"Alain F."},{"family":"Ieno","given":"Elena N."},{"family":"Walker","given":"Neil J."},{"family":"Saveliev","given":"Anatoly A."},{"family":"Smith","given":"Graham M."}],"issued":{"date-parts":[["2009"]]}}}],"schema":"https://github.com/citation-style-language/schema/raw/master/csl-citation.json"} </w:instrText>
      </w:r>
      <w:r w:rsidRPr="001E05DC">
        <w:fldChar w:fldCharType="separate"/>
      </w:r>
      <w:r w:rsidR="000359C7" w:rsidRPr="000359C7">
        <w:rPr>
          <w:rFonts w:ascii="Calibri" w:hAnsi="Calibri" w:cs="Calibri"/>
        </w:rPr>
        <w:t>(Zuur et al. 2009)</w:t>
      </w:r>
      <w:r w:rsidRPr="001E05DC">
        <w:fldChar w:fldCharType="end"/>
      </w:r>
      <w:r w:rsidRPr="001E05DC">
        <w:t>. The natural logarithm of commune area (km</w:t>
      </w:r>
      <w:r w:rsidRPr="001E05DC">
        <w:rPr>
          <w:vertAlign w:val="superscript"/>
        </w:rPr>
        <w:t>2</w:t>
      </w:r>
      <w:r w:rsidRPr="001E05DC">
        <w:t>) was used as an offset term in all models to account for large variation in commune size. Due to the large number of available predictor variables, maximal within-set models were run first for each of the 8 variable sets (</w:t>
      </w:r>
      <w:r w:rsidRPr="00535B36">
        <w:rPr>
          <w:highlight w:val="yellow"/>
        </w:rPr>
        <w:t>Table S8</w:t>
      </w:r>
      <w:r w:rsidRPr="001E05DC">
        <w:t>), and variables with no effect were dropped. Simplified models were compared with maximal models using likelihood ratio tests and analysis of variance tests. If a variable set had only one variable, this was automatically taken forward. Because assessment of term significance in GLMMs is complex, predictions and plots were made for all terms before being dropped to ensure noteworthy effects were not being missed. This process resulted in a final set of 13 variables which were used to create a candidate set of 10 models (</w:t>
      </w:r>
      <w:r w:rsidRPr="00535B36">
        <w:rPr>
          <w:highlight w:val="yellow"/>
        </w:rPr>
        <w:t>Table S19</w:t>
      </w:r>
      <w:r w:rsidRPr="001E05DC">
        <w:t xml:space="preserve">). Following an information theoretic approach </w:t>
      </w:r>
      <w:r w:rsidRPr="001E05DC">
        <w:fldChar w:fldCharType="begin"/>
      </w:r>
      <w:r w:rsidR="000359C7">
        <w:instrText xml:space="preserve"> ADDIN ZOTERO_ITEM CSL_CITATION {"citationID":"8ICFBCnK","properties":{"formattedCitation":"(Burnham &amp; Anderson 2007)","plainCitation":"(Burnham &amp; Anderson 2007)","noteIndex":0},"citationItems":[{"id":2667,"uris":["http://zotero.org/users/2170232/items/XAWFRFE5"],"uri":["http://zotero.org/users/2170232/items/XAWFRFE5"],"itemData":{"id":2667,"type":"book","abstract":"We wrote this book to introduce graduate students and research workers in various scienti?c disciplines to the use of information-theoretic approaches in the analysis of empirical data. These methods allow the data-based selection of a “best” model and a ranking and weighting of the remaining models in a pre-de?ned set. Traditional statistical inference can then be based on this selected best model. However, we now emphasize that information-theoretic approaches allow formal inference to be based on more than one model (m- timodel inference). Such procedures lead to more robust inferences in many cases, and we advocate these approaches throughout the book. The second edition was prepared with three goals in mind. First, we have tried to improve the presentation of the material. Boxes now highlight ess- tial expressions and points. Some reorganization has been done to improve the ?ow of concepts, and a new chapter has been added. Chapters 2 and 4 have been streamlined in view of the detailed theory provided in Chapter 7. S- ond, concepts related to making formal inferences from more than one model (multimodel inference) have been emphasized throughout the book, but p- ticularly in Chapters 4, 5, and 6. Third, new technical material has been added to Chapters 5 and 6. Well over 100 new references to the technical literature are given. These changes result primarily from our experiences while giving several seminars, workshops, and graduate courses on material in the ?rst e- tion.","ISBN":"978-0-387-22456-5","language":"en","note":"Google-Books-ID: IWUKBwAAQBAJ","number-of-pages":"512","publisher":"Springer Science &amp; Business Media","source":"Google Books","title":"Model Selection and Multimodel Inference: A Practical Information-Theoretic Approach","title-short":"Model Selection and Multimodel Inference","author":[{"family":"Burnham","given":"Kenneth P."},{"family":"Anderson","given":"David R."}],"issued":{"date-parts":[["2007",5,28]]}}}],"schema":"https://github.com/citation-style-language/schema/raw/master/csl-citation.json"} </w:instrText>
      </w:r>
      <w:r w:rsidRPr="001E05DC">
        <w:fldChar w:fldCharType="separate"/>
      </w:r>
      <w:r w:rsidR="000359C7" w:rsidRPr="000359C7">
        <w:rPr>
          <w:rFonts w:ascii="Calibri" w:hAnsi="Calibri" w:cs="Calibri"/>
        </w:rPr>
        <w:t>(Burnham &amp; Anderson 2007)</w:t>
      </w:r>
      <w:r w:rsidRPr="001E05DC">
        <w:fldChar w:fldCharType="end"/>
      </w:r>
      <w:r w:rsidRPr="001E05DC">
        <w:t xml:space="preserve"> models were compared via AIC to select the top model or models. The resulting final model fit was assessed via diagnostic plots (residuals versus fitted, quantile-quantile of random effects, Supporting Information, </w:t>
      </w:r>
      <w:r w:rsidRPr="001E05DC">
        <w:fldChar w:fldCharType="begin"/>
      </w:r>
      <w:r w:rsidRPr="001E05DC">
        <w:instrText xml:space="preserve"> ADDIN ZOTERO_ITEM CSL_CITATION {"citationID":"suNnabPj","properties":{"formattedCitation":"(Harrison et al. 2018)","plainCitation":"(Harrison et al. 2018)","dontUpdate":true,"noteIndex":0},"citationItems":[{"id":2215,"uris":["http://zotero.org/users/2170232/items/Y263KQX6"],"uri":["http://zotero.org/users/2170232/items/Y263KQX6"],"itemData":{"id":2215,"type":"article-journal","abstract":"The use of linear mixed effects models (LMMs) is increasingly common in the analysis of biological data. Whilst LMMs offer a flexible approach to modelling a broad range of data types, ecological data are often complex and require complex model structures, and the fitting and interpretation of such models is not always straightforward. The ability to achieve robust biological inference requires that practitioners know how and when to apply these tools. Here, we provide a general overview of current methods for the application of LMMs to biological data, and highlight the typical pitfalls that can be encountered in the statistical modelling process. We tackle several issues regarding methods of model selection, with particular reference to the use of information theory and multi-model inference in ecology. We offer practical solutions and direct the reader to key references that provide further technical detail for those seeking a deeper understanding. This overview should serve as a widely accessible code of best practice for applying LMMs to complex biological problems and model structures, and in doing so improve the robustness of conclusions drawn from studies investigating ecological and evolutionary questions.","container-title":"PeerJ","DOI":"10.7717/peerj.4794","ISSN":"2167-8359","journalAbbreviation":"PeerJ","language":"en","page":"e4794","source":"peerj.com","title":"A brief introduction to mixed effects modelling and multi-model inference in ecology","volume":"6","author":[{"family":"Harrison","given":"Xavier A."},{"family":"Donaldson","given":"Lynda"},{"family":"Correa-Cano","given":"Maria Eugenia"},{"family":"Evans","given":"Julian"},{"family":"Fisher","given":"David N."},{"family":"Goodwin","given":"Cecily E. D."},{"family":"Robinson","given":"Beth S."},{"family":"Hodgson","given":"David J."},{"family":"Inger","given":"Richard"}],"issued":{"date-parts":[["2018",5,23]]}}}],"schema":"https://github.com/citation-style-language/schema/raw/master/csl-citation.json"} </w:instrText>
      </w:r>
      <w:r w:rsidRPr="001E05DC">
        <w:fldChar w:fldCharType="separate"/>
      </w:r>
      <w:r w:rsidRPr="001E05DC">
        <w:t>Harrison et al (2018)</w:t>
      </w:r>
      <w:r w:rsidRPr="001E05DC">
        <w:fldChar w:fldCharType="end"/>
      </w:r>
      <w:r w:rsidRPr="001E05DC">
        <w:t>).  Marginal (fixed effects only) and conditional (fixed and random effects) pseudo-R</w:t>
      </w:r>
      <w:r w:rsidRPr="001E05DC">
        <w:rPr>
          <w:vertAlign w:val="superscript"/>
        </w:rPr>
        <w:t>2</w:t>
      </w:r>
      <w:r w:rsidRPr="001E05DC">
        <w:t xml:space="preserve"> values were calculated based on </w:t>
      </w:r>
      <w:r w:rsidRPr="001E05DC">
        <w:fldChar w:fldCharType="begin"/>
      </w:r>
      <w:r w:rsidRPr="001E05DC">
        <w:instrText xml:space="preserve"> ADDIN ZOTERO_ITEM CSL_CITATION {"citationID":"V5omb3jK","properties":{"formattedCitation":"(Nakagawa &amp; Schielzeth 2017)","plainCitation":"(Nakagawa &amp; Schielzeth 2017)","dontUpdate":true,"noteIndex":0},"citationItems":[{"id":2205,"uris":["http://zotero.org/users/2170232/items/NWMA7IIB"],"uri":["http://zotero.org/users/2170232/items/NWMA7IIB"],"itemData":{"id":2205,"type":"article-journal","abstract":"Summary The use of both linear and generalized linear mixed-effects models (LMMs and GLMMs) has become popular not only in social and medical sciences, but also in biological sciences, especially in the field of ecology and evolution. Information criteria, such as Akaike Information Criterion (AIC), are usually presented as model comparison tools for mixed-effects models. The presentation of ?variance explained? (R2) as a relevant summarizing statistic of mixed-effects models, however, is rare, even though R2 is routinely reported for linear models (LMs) and also generalized linear models (GLMs). R2 has the extremely useful property of providing an absolute value for the goodness-of-fit of a model, which cannot be given by the information criteria. As a summary statistic that describes the amount of variance explained, R2 can also be a quantity of biological interest. One reason for the under-appreciation of R2 for mixed-effects models lies in the fact that R2 can be defined in a number of ways. Furthermore, most definitions of R2 for mixed-effects have theoretical problems (e.g. decreased or negative R2 values in larger models) and/or their use is hindered by practical difficulties (e.g. implementation). Here, we make a case for the importance of reporting R2 for mixed-effects models. We first provide the common definitions of R2 for LMs and GLMs and discuss the key problems associated with calculating R2 for mixed-effects models. We then recommend a general and simple method for calculating two types of R2 (marginal and conditional R2) for both LMMs and GLMMs, which are less susceptible to common problems. This method is illustrated by examples and can be widely employed by researchers in any fields of research, regardless of software packages used for fitting mixed-effects models. The proposed method has the potential to facilitate the presentation of R2 for a wide range of circumstances.","container-title":"Methods in Ecology and Evolution","DOI":"10.1111/j.2041-210x.2012.00261.x@10.1111/(ISSN)2041-210X.STATSTOO","ISSN":"2041-210X","journalAbbreviation":"Methods in Ecology and Evolution","page":"133-142","source":"besjournals.onlinelibrary.wiley.com (Atypon)","title":"A general and simple method for obtaining R2 from generalized linear mixed-effects models","author":[{"family":"Nakagawa","given":"Shinichi"},{"family":"Schielzeth","given":"Holger"}],"issued":{"date-parts":[["2017",7,25]]}}}],"schema":"https://github.com/citation-style-language/schema/raw/master/csl-citation.json"} </w:instrText>
      </w:r>
      <w:r w:rsidRPr="001E05DC">
        <w:fldChar w:fldCharType="separate"/>
      </w:r>
      <w:r w:rsidRPr="001E05DC">
        <w:t>Nakagawa &amp; Schielzeth (2017)</w:t>
      </w:r>
      <w:r w:rsidRPr="001E05DC">
        <w:fldChar w:fldCharType="end"/>
      </w:r>
      <w:r w:rsidRPr="001E05DC">
        <w:t xml:space="preserve"> using the R package ‘MuMIn’ </w:t>
      </w:r>
      <w:r w:rsidRPr="001E05DC">
        <w:fldChar w:fldCharType="begin"/>
      </w:r>
      <w:r w:rsidR="000359C7">
        <w:instrText xml:space="preserve"> ADDIN ZOTERO_ITEM CSL_CITATION {"citationID":"aNENcyHk","properties":{"formattedCitation":"(Barto\\uc0\\u324{} 2020)","plainCitation":"(Bartoń 2020)","noteIndex":0},"citationItems":[{"id":2704,"uris":["http://zotero.org/users/2170232/items/TVZKJH5U"],"uri":["http://zotero.org/users/2170232/items/TVZKJH5U"],"itemData":{"id":2704,"type":"book","abstract":"Tools for performing model selection and model averaging. Automated\n             model selection through subsetting the maximum model, with optional\n             constraints for model inclusion. Model parameter and prediction\n             averaging based on model weights derived from information criteria\n             (AICc and alike) or custom model weighting schemes.","medium":"R","title":"MuMIn: Multi-Model Inference","title-short":"MuMIn","URL":"https://rdrr.io/cran/MuMIn/","version":"1.43.17","author":[{"family":"Bartoń","given":"K"}],"accessed":{"date-parts":[["2021",4,29]]},"issued":{"date-parts":[["2020"]]}}}],"schema":"https://github.com/citation-style-language/schema/raw/master/csl-citation.json"} </w:instrText>
      </w:r>
      <w:r w:rsidRPr="001E05DC">
        <w:fldChar w:fldCharType="separate"/>
      </w:r>
      <w:r w:rsidR="000359C7" w:rsidRPr="000359C7">
        <w:rPr>
          <w:rFonts w:ascii="Calibri" w:hAnsi="Calibri" w:cs="Calibri"/>
          <w:szCs w:val="24"/>
        </w:rPr>
        <w:t>(Bartoń 2020)</w:t>
      </w:r>
      <w:r w:rsidRPr="001E05DC">
        <w:fldChar w:fldCharType="end"/>
      </w:r>
      <w:r w:rsidRPr="001E05DC">
        <w:t>. To investigate the variation in effects between provinces, predictions were made for each variable within each commune and the 50% quantile from all commune-level predictions within each province was extracted as the provincial me</w:t>
      </w:r>
      <w:r w:rsidR="004C58EB">
        <w:t>dian</w:t>
      </w:r>
      <w:r w:rsidRPr="001E05DC">
        <w:t xml:space="preserve"> prediction. </w:t>
      </w:r>
      <w:r w:rsidR="007F0549">
        <w:t xml:space="preserve">Confidence intervals for all prediction plots were calculated as 2 </w:t>
      </w:r>
      <w:r w:rsidR="007F0549">
        <w:rPr>
          <w:rFonts w:cstheme="minorHAnsi"/>
        </w:rPr>
        <w:t>×</w:t>
      </w:r>
      <w:r w:rsidR="007F0549">
        <w:t xml:space="preserve"> SE </w:t>
      </w:r>
      <w:r w:rsidR="007F0549">
        <w:fldChar w:fldCharType="begin"/>
      </w:r>
      <w:r w:rsidR="007F0549">
        <w:instrText xml:space="preserve"> ADDIN ZOTERO_ITEM CSL_CITATION {"citationID":"1F4kNXM6","properties":{"formattedCitation":"(Zuur et al. 2009)","plainCitation":"(Zuur et al. 2009)","noteIndex":0},"citationItems":[{"id":2700,"uris":["http://zotero.org/users/2170232/items/A3LU44GR"],"uri":["http://zotero.org/users/2170232/items/A3LU44GR"],"itemData":{"id":2700,"type":"book","collection-title":"Statistics for Biology and Health","event-place":"New York, USA","ISBN":"978-0-387-87457-9","publisher":"Springer Science+Business Media","publisher-place":"New York, USA","title":"Mixed effects models and extensions in ecology with R","URL":"DOI 10.1007/978-0-387-87458-6 1,","author":[{"family":"Zuur","given":"Alain F."},{"family":"Ieno","given":"Elena N."},{"family":"Walker","given":"Neil J."},{"family":"Saveliev","given":"Anatoly A."},{"family":"Smith","given":"Graham M."}],"issued":{"date-parts":[["2009"]]}}}],"schema":"https://github.com/citation-style-language/schema/raw/master/csl-citation.json"} </w:instrText>
      </w:r>
      <w:r w:rsidR="007F0549">
        <w:fldChar w:fldCharType="separate"/>
      </w:r>
      <w:r w:rsidR="007F0549" w:rsidRPr="007F0549">
        <w:rPr>
          <w:rFonts w:ascii="Calibri" w:hAnsi="Calibri" w:cs="Calibri"/>
        </w:rPr>
        <w:t>(Zuur et al. 2009)</w:t>
      </w:r>
      <w:r w:rsidR="007F0549">
        <w:fldChar w:fldCharType="end"/>
      </w:r>
      <w:r w:rsidR="007F0549">
        <w:t>.</w:t>
      </w:r>
    </w:p>
    <w:p w14:paraId="4B5E942D" w14:textId="18FD7A0E" w:rsidR="00D6664E" w:rsidRPr="000920A2" w:rsidRDefault="00D6664E" w:rsidP="00D6664E">
      <w:pPr>
        <w:rPr>
          <w:u w:val="single"/>
        </w:rPr>
      </w:pPr>
      <w:r w:rsidRPr="000920A2">
        <w:rPr>
          <w:u w:val="single"/>
        </w:rPr>
        <w:t>Province-level models</w:t>
      </w:r>
    </w:p>
    <w:p w14:paraId="06674FC1" w14:textId="76818600" w:rsidR="00D6664E" w:rsidRPr="001E05DC" w:rsidRDefault="00D6664E" w:rsidP="00D6664E">
      <w:r w:rsidRPr="001E05DC">
        <w:t>The same GLMM model formulation was used for the province-level models except that commune was removed from the random effects structure. Based on provincial-level histograms of predictor variables,</w:t>
      </w:r>
      <w:r w:rsidR="008E12A1">
        <w:t xml:space="preserve"> which revealed two distinct ‘peaks’ in 14 of the variables,</w:t>
      </w:r>
      <w:r w:rsidRPr="001E05DC">
        <w:t xml:space="preserve"> </w:t>
      </w:r>
      <w:r w:rsidR="008E12A1">
        <w:t>these</w:t>
      </w:r>
      <w:r w:rsidRPr="001E05DC">
        <w:t xml:space="preserve"> predictors were converted to categorical variables by splitting the data by the mean, resulting in “high” and “low” values (Table </w:t>
      </w:r>
      <w:r w:rsidR="00535B36">
        <w:t>1</w:t>
      </w:r>
      <w:r w:rsidRPr="001E05DC">
        <w:t>). Following an information theoretic approach, a candidate set of models was created (</w:t>
      </w:r>
      <w:r w:rsidRPr="00535B36">
        <w:rPr>
          <w:highlight w:val="yellow"/>
        </w:rPr>
        <w:t>Table Sx</w:t>
      </w:r>
      <w:r w:rsidRPr="001E05DC">
        <w:t>) and model comparison was done using AIC.</w:t>
      </w:r>
      <w:r w:rsidR="007F0549">
        <w:t xml:space="preserve"> Confidence intervals for all prediction plots were calculated as 2 </w:t>
      </w:r>
      <w:r w:rsidR="007F0549">
        <w:rPr>
          <w:rFonts w:cstheme="minorHAnsi"/>
        </w:rPr>
        <w:t>×</w:t>
      </w:r>
      <w:r w:rsidR="007F0549">
        <w:t xml:space="preserve"> SE </w:t>
      </w:r>
      <w:r w:rsidR="007F0549">
        <w:fldChar w:fldCharType="begin"/>
      </w:r>
      <w:r w:rsidR="009765E2">
        <w:instrText xml:space="preserve"> ADDIN ZOTERO_ITEM CSL_CITATION {"citationID":"VjVic7uX","properties":{"formattedCitation":"(Zuur et al. 2009)","plainCitation":"(Zuur et al. 2009)","noteIndex":0},"citationItems":[{"id":2700,"uris":["http://zotero.org/users/2170232/items/A3LU44GR"],"uri":["http://zotero.org/users/2170232/items/A3LU44GR"],"itemData":{"id":2700,"type":"book","collection-title":"Statistics for Biology and Health","event-place":"New York, USA","ISBN":"978-0-387-87457-9","publisher":"Springer Science+Business Media","publisher-place":"New York, USA","title":"Mixed effects models and extensions in ecology with R","URL":"DOI 10.1007/978-0-387-87458-6 1,","author":[{"family":"Zuur","given":"Alain F."},{"family":"Ieno","given":"Elena N."},{"family":"Walker","given":"Neil J."},{"family":"Saveliev","given":"Anatoly A."},{"family":"Smith","given":"Graham M."}],"issued":{"date-parts":[["2009"]]}}}],"schema":"https://github.com/citation-style-language/schema/raw/master/csl-citation.json"} </w:instrText>
      </w:r>
      <w:r w:rsidR="007F0549">
        <w:fldChar w:fldCharType="separate"/>
      </w:r>
      <w:r w:rsidR="007F0549" w:rsidRPr="007F0549">
        <w:rPr>
          <w:rFonts w:ascii="Calibri" w:hAnsi="Calibri" w:cs="Calibri"/>
        </w:rPr>
        <w:t>(Zuur et al. 2009)</w:t>
      </w:r>
      <w:r w:rsidR="007F0549">
        <w:fldChar w:fldCharType="end"/>
      </w:r>
      <w:r w:rsidR="007F0549">
        <w:t>.</w:t>
      </w:r>
    </w:p>
    <w:p w14:paraId="446B4494" w14:textId="77777777" w:rsidR="00D6664E" w:rsidRPr="000920A2" w:rsidRDefault="00D6664E" w:rsidP="00D6664E">
      <w:r w:rsidRPr="000920A2">
        <w:rPr>
          <w:i/>
          <w:iCs/>
        </w:rPr>
        <w:t>Cluster analysis</w:t>
      </w:r>
    </w:p>
    <w:p w14:paraId="6232B4B6" w14:textId="31E783A3" w:rsidR="00D6664E" w:rsidRPr="001E05DC" w:rsidRDefault="00D6664E" w:rsidP="00D6664E">
      <w:r w:rsidRPr="001E05DC">
        <w:t xml:space="preserve">Agglomerative clustering was conducted to create a typology for provinces based on the socioeconomic variables </w:t>
      </w:r>
      <w:r w:rsidR="00515BD5">
        <w:t>in Table 2 (excluding control variables)</w:t>
      </w:r>
      <w:r w:rsidRPr="001E05DC">
        <w:t xml:space="preserve">. Several agglomerative clustering approaches were assessed. These were single linkage, complete linkage, unweighted pair-group </w:t>
      </w:r>
      <w:r w:rsidRPr="001E05DC">
        <w:lastRenderedPageBreak/>
        <w:t>using arithmetic averages (UPGMA), unweighted pair-group using centroids (UPGMC), Ward’s minimum variance, and flexible clustering. The methods were compared using cophenetic correlation and Gower distance metrics, and the appropriate number of clusters (</w:t>
      </w:r>
      <w:r w:rsidRPr="00535B36">
        <w:rPr>
          <w:i/>
          <w:iCs/>
        </w:rPr>
        <w:t>k</w:t>
      </w:r>
      <w:r w:rsidRPr="001E05DC">
        <w:t xml:space="preserve">) was selected using the matrix correlation statistics </w:t>
      </w:r>
      <w:r w:rsidRPr="001E05DC">
        <w:fldChar w:fldCharType="begin"/>
      </w:r>
      <w:r w:rsidR="000359C7">
        <w:instrText xml:space="preserve"> ADDIN ZOTERO_ITEM CSL_CITATION {"citationID":"R9LUkZIu","properties":{"formattedCitation":"(Borcard et al. 2018)","plainCitation":"(Borcard et al. 2018)","noteIndex":0},"citationItems":[{"id":2706,"uris":["http://zotero.org/users/2170232/items/5WYR7AXF"],"uri":["http://zotero.org/users/2170232/items/5WYR7AXF"],"itemData":{"id":2706,"type":"chapter","abstract":"In most cases, data exploration and the computation of association matrices are preliminary steps towards deeper analyses. In this chapter you will go further by experimenting one of the large groups of analytical methods used in ecology: clustering. Practically, you will learn how to choose among various clustering methods and compute them, apply these techniques to the Doubs River data to identify groups of sites and fish species. You will also explore two methods of constrained clustering, a powerful modelling approach where the clustering process is constrained by an external data set.","collection-title":"Use R!","container-title":"Numerical Ecology with R","event-place":"Cham","ISBN":"978-3-319-71404-2","language":"en","note":"DOI: 10.1007/978-3-319-71404-2_4","page":"59-150","publisher":"Springer International Publishing","publisher-place":"Cham","source":"Springer Link","title":"Cluster Analysis","URL":"https://doi.org/10.1007/978-3-319-71404-2_4","author":[{"family":"Borcard","given":"Daniel"},{"family":"Gillet","given":"François"},{"family":"Legendre","given":"Pierre"}],"editor":[{"family":"Borcard","given":"Daniel"},{"family":"Gillet","given":"François"},{"family":"Legendre","given":"Pierre"}],"accessed":{"date-parts":[["2021",4,30]]},"issued":{"date-parts":[["2018"]]}}}],"schema":"https://github.com/citation-style-language/schema/raw/master/csl-citation.json"} </w:instrText>
      </w:r>
      <w:r w:rsidRPr="001E05DC">
        <w:fldChar w:fldCharType="separate"/>
      </w:r>
      <w:r w:rsidR="000359C7" w:rsidRPr="000359C7">
        <w:rPr>
          <w:rFonts w:ascii="Calibri" w:hAnsi="Calibri" w:cs="Calibri"/>
        </w:rPr>
        <w:t>(Borcard et al. 2018)</w:t>
      </w:r>
      <w:r w:rsidRPr="001E05DC">
        <w:fldChar w:fldCharType="end"/>
      </w:r>
      <w:r w:rsidRPr="001E05DC">
        <w:t xml:space="preserve">. The capital city of Phnom Penh, which is technically a province in itself, was removed prior to clustering because it has extreme values for many of the variables and is thus an outlier that affects the clustering. </w:t>
      </w:r>
    </w:p>
    <w:p w14:paraId="702A8863" w14:textId="77777777" w:rsidR="00D6664E" w:rsidRDefault="00D6664E"/>
    <w:p w14:paraId="2B1DFFCE" w14:textId="38EB4187" w:rsidR="00D6664E" w:rsidRDefault="00D6664E"/>
    <w:p w14:paraId="343D9AA8" w14:textId="3A62E4DD" w:rsidR="00D6664E" w:rsidRDefault="00D6664E"/>
    <w:p w14:paraId="7EF2D736" w14:textId="45372628" w:rsidR="00D6664E" w:rsidRDefault="00D6664E"/>
    <w:p w14:paraId="6FBFA9F7" w14:textId="26E855FA" w:rsidR="00D6664E" w:rsidRDefault="00D6664E"/>
    <w:p w14:paraId="3A372B5E" w14:textId="71877CED" w:rsidR="00D6664E" w:rsidRDefault="00D6664E"/>
    <w:p w14:paraId="113B0DA0" w14:textId="77777777" w:rsidR="00D6664E" w:rsidRDefault="00D6664E">
      <w:pPr>
        <w:sectPr w:rsidR="00D6664E">
          <w:pgSz w:w="11906" w:h="16838"/>
          <w:pgMar w:top="1440" w:right="1440" w:bottom="1440" w:left="1440" w:header="708" w:footer="708" w:gutter="0"/>
          <w:cols w:space="708"/>
          <w:docGrid w:linePitch="360"/>
        </w:sectPr>
      </w:pPr>
    </w:p>
    <w:p w14:paraId="21866016" w14:textId="2AB18EB3" w:rsidR="00D6664E" w:rsidRPr="000F1DF8" w:rsidRDefault="00D6664E" w:rsidP="00D6664E">
      <w:pPr>
        <w:rPr>
          <w:b/>
          <w:bCs/>
          <w:sz w:val="20"/>
          <w:szCs w:val="20"/>
        </w:rPr>
      </w:pPr>
      <w:r w:rsidRPr="000F1DF8">
        <w:rPr>
          <w:b/>
          <w:bCs/>
          <w:sz w:val="20"/>
          <w:szCs w:val="20"/>
        </w:rPr>
        <w:lastRenderedPageBreak/>
        <w:t xml:space="preserve">Table </w:t>
      </w:r>
      <w:r w:rsidR="000920A2" w:rsidRPr="000F1DF8">
        <w:rPr>
          <w:b/>
          <w:bCs/>
          <w:sz w:val="20"/>
          <w:szCs w:val="20"/>
        </w:rPr>
        <w:t>1</w:t>
      </w:r>
      <w:r w:rsidRPr="000F1DF8">
        <w:rPr>
          <w:b/>
          <w:bCs/>
          <w:sz w:val="20"/>
          <w:szCs w:val="20"/>
        </w:rPr>
        <w:t xml:space="preserve">. Variables selected for the socioeconomic </w:t>
      </w:r>
      <w:r w:rsidR="004C58EB" w:rsidRPr="000F1DF8">
        <w:rPr>
          <w:b/>
          <w:bCs/>
          <w:sz w:val="20"/>
          <w:szCs w:val="20"/>
        </w:rPr>
        <w:t>models</w:t>
      </w:r>
      <w:r w:rsidR="00515BD5" w:rsidRPr="000F1DF8">
        <w:rPr>
          <w:b/>
          <w:bCs/>
          <w:sz w:val="20"/>
          <w:szCs w:val="20"/>
        </w:rPr>
        <w:t xml:space="preserve"> and the transformations done for the modelling</w:t>
      </w:r>
      <w:r w:rsidRPr="000F1DF8">
        <w:rPr>
          <w:b/>
          <w:bCs/>
          <w:sz w:val="20"/>
          <w:szCs w:val="20"/>
        </w:rPr>
        <w:t>.</w:t>
      </w:r>
      <w:r w:rsidR="004C58EB" w:rsidRPr="000F1DF8">
        <w:rPr>
          <w:b/>
          <w:bCs/>
          <w:sz w:val="20"/>
          <w:szCs w:val="20"/>
        </w:rPr>
        <w:t xml:space="preserve"> Variables with a * indicate they were included in the cluster analysis.</w:t>
      </w:r>
      <w:r w:rsidRPr="000F1DF8">
        <w:rPr>
          <w:b/>
          <w:bCs/>
          <w:sz w:val="20"/>
          <w:szCs w:val="20"/>
        </w:rPr>
        <w:t xml:space="preserve"> Variables range from 2007 – 2012.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43"/>
        <w:gridCol w:w="2693"/>
        <w:gridCol w:w="2977"/>
        <w:gridCol w:w="2126"/>
        <w:gridCol w:w="4309"/>
      </w:tblGrid>
      <w:tr w:rsidR="00D6664E" w:rsidRPr="000F1DF8" w14:paraId="458B49BD" w14:textId="77777777" w:rsidTr="005E1777">
        <w:tc>
          <w:tcPr>
            <w:tcW w:w="1843" w:type="dxa"/>
            <w:tcBorders>
              <w:top w:val="single" w:sz="12" w:space="0" w:color="auto"/>
              <w:bottom w:val="single" w:sz="12" w:space="0" w:color="auto"/>
            </w:tcBorders>
          </w:tcPr>
          <w:p w14:paraId="3B20DEDE" w14:textId="77777777" w:rsidR="00D6664E" w:rsidRPr="000F1DF8" w:rsidRDefault="00D6664E" w:rsidP="005E1777">
            <w:pPr>
              <w:spacing w:after="160" w:line="259" w:lineRule="auto"/>
              <w:rPr>
                <w:b/>
                <w:bCs/>
                <w:sz w:val="20"/>
                <w:szCs w:val="20"/>
              </w:rPr>
            </w:pPr>
            <w:r w:rsidRPr="000F1DF8">
              <w:rPr>
                <w:b/>
                <w:bCs/>
                <w:sz w:val="20"/>
                <w:szCs w:val="20"/>
              </w:rPr>
              <w:t>Set</w:t>
            </w:r>
          </w:p>
        </w:tc>
        <w:tc>
          <w:tcPr>
            <w:tcW w:w="2693" w:type="dxa"/>
            <w:tcBorders>
              <w:top w:val="single" w:sz="12" w:space="0" w:color="auto"/>
              <w:bottom w:val="single" w:sz="12" w:space="0" w:color="auto"/>
            </w:tcBorders>
          </w:tcPr>
          <w:p w14:paraId="7712D14C" w14:textId="77777777" w:rsidR="00D6664E" w:rsidRPr="000F1DF8" w:rsidRDefault="00D6664E" w:rsidP="005E1777">
            <w:pPr>
              <w:spacing w:after="160" w:line="259" w:lineRule="auto"/>
              <w:rPr>
                <w:b/>
                <w:bCs/>
                <w:sz w:val="20"/>
                <w:szCs w:val="20"/>
              </w:rPr>
            </w:pPr>
            <w:r w:rsidRPr="000F1DF8">
              <w:rPr>
                <w:b/>
                <w:bCs/>
                <w:sz w:val="20"/>
                <w:szCs w:val="20"/>
              </w:rPr>
              <w:t>Variable</w:t>
            </w:r>
          </w:p>
        </w:tc>
        <w:tc>
          <w:tcPr>
            <w:tcW w:w="2977" w:type="dxa"/>
            <w:tcBorders>
              <w:top w:val="single" w:sz="12" w:space="0" w:color="auto"/>
              <w:bottom w:val="single" w:sz="12" w:space="0" w:color="auto"/>
            </w:tcBorders>
          </w:tcPr>
          <w:p w14:paraId="27F44AF8" w14:textId="77777777" w:rsidR="00D6664E" w:rsidRPr="000F1DF8" w:rsidRDefault="00D6664E" w:rsidP="005E1777">
            <w:pPr>
              <w:spacing w:after="160" w:line="259" w:lineRule="auto"/>
              <w:rPr>
                <w:b/>
                <w:bCs/>
                <w:sz w:val="20"/>
                <w:szCs w:val="20"/>
              </w:rPr>
            </w:pPr>
            <w:r w:rsidRPr="000F1DF8">
              <w:rPr>
                <w:b/>
                <w:bCs/>
                <w:sz w:val="20"/>
                <w:szCs w:val="20"/>
              </w:rPr>
              <w:t>Transformation for analysis</w:t>
            </w:r>
          </w:p>
        </w:tc>
        <w:tc>
          <w:tcPr>
            <w:tcW w:w="2126" w:type="dxa"/>
            <w:tcBorders>
              <w:top w:val="single" w:sz="12" w:space="0" w:color="auto"/>
              <w:bottom w:val="single" w:sz="12" w:space="0" w:color="auto"/>
            </w:tcBorders>
          </w:tcPr>
          <w:p w14:paraId="61ECD765" w14:textId="77777777" w:rsidR="00D6664E" w:rsidRPr="000F1DF8" w:rsidRDefault="00D6664E" w:rsidP="005E1777">
            <w:pPr>
              <w:spacing w:after="160" w:line="259" w:lineRule="auto"/>
              <w:rPr>
                <w:b/>
                <w:bCs/>
                <w:sz w:val="20"/>
                <w:szCs w:val="20"/>
              </w:rPr>
            </w:pPr>
            <w:r w:rsidRPr="000F1DF8">
              <w:rPr>
                <w:b/>
                <w:bCs/>
                <w:sz w:val="20"/>
                <w:szCs w:val="20"/>
              </w:rPr>
              <w:t>Province-level class</w:t>
            </w:r>
          </w:p>
        </w:tc>
        <w:tc>
          <w:tcPr>
            <w:tcW w:w="4309" w:type="dxa"/>
            <w:tcBorders>
              <w:top w:val="single" w:sz="12" w:space="0" w:color="auto"/>
              <w:bottom w:val="single" w:sz="12" w:space="0" w:color="auto"/>
            </w:tcBorders>
          </w:tcPr>
          <w:p w14:paraId="56102C96" w14:textId="77777777" w:rsidR="00D6664E" w:rsidRPr="000F1DF8" w:rsidRDefault="00D6664E" w:rsidP="005E1777">
            <w:pPr>
              <w:spacing w:after="160" w:line="259" w:lineRule="auto"/>
              <w:rPr>
                <w:b/>
                <w:bCs/>
                <w:sz w:val="20"/>
                <w:szCs w:val="20"/>
              </w:rPr>
            </w:pPr>
            <w:r w:rsidRPr="000F1DF8">
              <w:rPr>
                <w:b/>
                <w:bCs/>
                <w:sz w:val="20"/>
                <w:szCs w:val="20"/>
              </w:rPr>
              <w:t>Details</w:t>
            </w:r>
          </w:p>
        </w:tc>
      </w:tr>
      <w:tr w:rsidR="00D6664E" w:rsidRPr="000F1DF8" w14:paraId="50B9E2F4" w14:textId="77777777" w:rsidTr="005E1777">
        <w:tc>
          <w:tcPr>
            <w:tcW w:w="1843" w:type="dxa"/>
            <w:tcBorders>
              <w:top w:val="single" w:sz="12" w:space="0" w:color="auto"/>
            </w:tcBorders>
          </w:tcPr>
          <w:p w14:paraId="0B98A9EF" w14:textId="77777777" w:rsidR="00D6664E" w:rsidRPr="000F1DF8" w:rsidRDefault="00D6664E" w:rsidP="005E1777">
            <w:pPr>
              <w:spacing w:after="160" w:line="259" w:lineRule="auto"/>
              <w:rPr>
                <w:sz w:val="20"/>
                <w:szCs w:val="20"/>
              </w:rPr>
            </w:pPr>
            <w:r w:rsidRPr="000F1DF8">
              <w:rPr>
                <w:sz w:val="20"/>
                <w:szCs w:val="20"/>
              </w:rPr>
              <w:t>Demographics</w:t>
            </w:r>
          </w:p>
        </w:tc>
        <w:tc>
          <w:tcPr>
            <w:tcW w:w="2693" w:type="dxa"/>
            <w:tcBorders>
              <w:top w:val="single" w:sz="12" w:space="0" w:color="auto"/>
            </w:tcBorders>
          </w:tcPr>
          <w:p w14:paraId="7ABBFA3B" w14:textId="7F2A0F9C" w:rsidR="00D6664E" w:rsidRPr="000F1DF8" w:rsidRDefault="00D6664E" w:rsidP="005E1777">
            <w:pPr>
              <w:spacing w:after="160" w:line="259" w:lineRule="auto"/>
              <w:rPr>
                <w:sz w:val="20"/>
                <w:szCs w:val="20"/>
              </w:rPr>
            </w:pPr>
            <w:r w:rsidRPr="000F1DF8">
              <w:rPr>
                <w:sz w:val="20"/>
                <w:szCs w:val="20"/>
              </w:rPr>
              <w:t>Total population</w:t>
            </w:r>
            <w:r w:rsidR="004C58EB" w:rsidRPr="000F1DF8">
              <w:rPr>
                <w:sz w:val="20"/>
                <w:szCs w:val="20"/>
              </w:rPr>
              <w:t>*</w:t>
            </w:r>
          </w:p>
        </w:tc>
        <w:tc>
          <w:tcPr>
            <w:tcW w:w="2977" w:type="dxa"/>
            <w:tcBorders>
              <w:top w:val="single" w:sz="12" w:space="0" w:color="auto"/>
            </w:tcBorders>
          </w:tcPr>
          <w:p w14:paraId="187BA36B" w14:textId="77777777" w:rsidR="00D6664E" w:rsidRPr="000F1DF8" w:rsidRDefault="00D6664E" w:rsidP="005E1777">
            <w:pPr>
              <w:spacing w:after="160" w:line="259" w:lineRule="auto"/>
              <w:rPr>
                <w:sz w:val="20"/>
                <w:szCs w:val="20"/>
              </w:rPr>
            </w:pPr>
          </w:p>
        </w:tc>
        <w:tc>
          <w:tcPr>
            <w:tcW w:w="2126" w:type="dxa"/>
            <w:tcBorders>
              <w:top w:val="single" w:sz="12" w:space="0" w:color="auto"/>
            </w:tcBorders>
          </w:tcPr>
          <w:p w14:paraId="5A390E9F" w14:textId="77777777" w:rsidR="00D6664E" w:rsidRPr="000F1DF8" w:rsidRDefault="00D6664E" w:rsidP="005E1777">
            <w:pPr>
              <w:spacing w:after="160" w:line="259" w:lineRule="auto"/>
              <w:rPr>
                <w:sz w:val="20"/>
                <w:szCs w:val="20"/>
              </w:rPr>
            </w:pPr>
            <w:r w:rsidRPr="000F1DF8">
              <w:rPr>
                <w:sz w:val="20"/>
                <w:szCs w:val="20"/>
              </w:rPr>
              <w:t>NA</w:t>
            </w:r>
          </w:p>
        </w:tc>
        <w:tc>
          <w:tcPr>
            <w:tcW w:w="4309" w:type="dxa"/>
            <w:tcBorders>
              <w:top w:val="single" w:sz="12" w:space="0" w:color="auto"/>
            </w:tcBorders>
          </w:tcPr>
          <w:p w14:paraId="59F2BFEE" w14:textId="77777777" w:rsidR="00D6664E" w:rsidRPr="000F1DF8" w:rsidRDefault="00D6664E" w:rsidP="005E1777">
            <w:pPr>
              <w:spacing w:after="160" w:line="259" w:lineRule="auto"/>
              <w:rPr>
                <w:sz w:val="20"/>
                <w:szCs w:val="20"/>
              </w:rPr>
            </w:pPr>
            <w:r w:rsidRPr="000F1DF8">
              <w:rPr>
                <w:sz w:val="20"/>
                <w:szCs w:val="20"/>
              </w:rPr>
              <w:t>Includes women, men, and children of all ages</w:t>
            </w:r>
          </w:p>
        </w:tc>
      </w:tr>
      <w:tr w:rsidR="00D6664E" w:rsidRPr="000F1DF8" w14:paraId="3E36A5CF" w14:textId="77777777" w:rsidTr="005E1777">
        <w:tc>
          <w:tcPr>
            <w:tcW w:w="1843" w:type="dxa"/>
          </w:tcPr>
          <w:p w14:paraId="06448E26" w14:textId="77777777" w:rsidR="00D6664E" w:rsidRPr="000F1DF8" w:rsidRDefault="00D6664E" w:rsidP="005E1777">
            <w:pPr>
              <w:spacing w:after="160" w:line="259" w:lineRule="auto"/>
              <w:rPr>
                <w:sz w:val="20"/>
                <w:szCs w:val="20"/>
              </w:rPr>
            </w:pPr>
          </w:p>
        </w:tc>
        <w:tc>
          <w:tcPr>
            <w:tcW w:w="2693" w:type="dxa"/>
          </w:tcPr>
          <w:p w14:paraId="0F0E03AD" w14:textId="25111AB9" w:rsidR="00D6664E" w:rsidRPr="000F1DF8" w:rsidRDefault="00D6664E" w:rsidP="005E1777">
            <w:pPr>
              <w:spacing w:after="160" w:line="259" w:lineRule="auto"/>
              <w:rPr>
                <w:sz w:val="20"/>
                <w:szCs w:val="20"/>
              </w:rPr>
            </w:pPr>
            <w:r w:rsidRPr="000F1DF8">
              <w:rPr>
                <w:sz w:val="20"/>
                <w:szCs w:val="20"/>
              </w:rPr>
              <w:t>Population density</w:t>
            </w:r>
            <w:r w:rsidR="004C58EB" w:rsidRPr="000F1DF8">
              <w:rPr>
                <w:sz w:val="20"/>
                <w:szCs w:val="20"/>
              </w:rPr>
              <w:t>*</w:t>
            </w:r>
          </w:p>
        </w:tc>
        <w:tc>
          <w:tcPr>
            <w:tcW w:w="2977" w:type="dxa"/>
          </w:tcPr>
          <w:p w14:paraId="27AFBC58" w14:textId="77777777" w:rsidR="00D6664E" w:rsidRPr="000F1DF8" w:rsidRDefault="00D6664E" w:rsidP="005E1777">
            <w:pPr>
              <w:spacing w:after="160" w:line="259" w:lineRule="auto"/>
              <w:rPr>
                <w:sz w:val="20"/>
                <w:szCs w:val="20"/>
              </w:rPr>
            </w:pPr>
          </w:p>
        </w:tc>
        <w:tc>
          <w:tcPr>
            <w:tcW w:w="2126" w:type="dxa"/>
          </w:tcPr>
          <w:p w14:paraId="1BD95429" w14:textId="77777777" w:rsidR="00D6664E" w:rsidRPr="000F1DF8" w:rsidRDefault="00D6664E" w:rsidP="005E1777">
            <w:pPr>
              <w:spacing w:after="160" w:line="259" w:lineRule="auto"/>
              <w:rPr>
                <w:sz w:val="20"/>
                <w:szCs w:val="20"/>
              </w:rPr>
            </w:pPr>
          </w:p>
        </w:tc>
        <w:tc>
          <w:tcPr>
            <w:tcW w:w="4309" w:type="dxa"/>
          </w:tcPr>
          <w:p w14:paraId="7B7E7AB7" w14:textId="77777777" w:rsidR="00D6664E" w:rsidRPr="000F1DF8" w:rsidRDefault="00D6664E" w:rsidP="005E1777">
            <w:pPr>
              <w:spacing w:after="160" w:line="259" w:lineRule="auto"/>
              <w:rPr>
                <w:sz w:val="20"/>
                <w:szCs w:val="20"/>
              </w:rPr>
            </w:pPr>
          </w:p>
        </w:tc>
      </w:tr>
      <w:tr w:rsidR="00D6664E" w:rsidRPr="000F1DF8" w14:paraId="6881E709" w14:textId="77777777" w:rsidTr="005E1777">
        <w:tc>
          <w:tcPr>
            <w:tcW w:w="1843" w:type="dxa"/>
            <w:tcBorders>
              <w:bottom w:val="single" w:sz="6" w:space="0" w:color="auto"/>
            </w:tcBorders>
          </w:tcPr>
          <w:p w14:paraId="5183BC42" w14:textId="77777777" w:rsidR="00D6664E" w:rsidRPr="000F1DF8" w:rsidRDefault="00D6664E" w:rsidP="005E1777">
            <w:pPr>
              <w:spacing w:after="160" w:line="259" w:lineRule="auto"/>
              <w:rPr>
                <w:sz w:val="20"/>
                <w:szCs w:val="20"/>
              </w:rPr>
            </w:pPr>
          </w:p>
        </w:tc>
        <w:tc>
          <w:tcPr>
            <w:tcW w:w="2693" w:type="dxa"/>
            <w:tcBorders>
              <w:bottom w:val="single" w:sz="6" w:space="0" w:color="auto"/>
            </w:tcBorders>
          </w:tcPr>
          <w:p w14:paraId="45DA0372" w14:textId="04DCC8D4" w:rsidR="00D6664E" w:rsidRPr="000F1DF8" w:rsidRDefault="00D6664E" w:rsidP="005E1777">
            <w:pPr>
              <w:spacing w:after="160" w:line="259" w:lineRule="auto"/>
              <w:rPr>
                <w:sz w:val="20"/>
                <w:szCs w:val="20"/>
              </w:rPr>
            </w:pPr>
            <w:r w:rsidRPr="000F1DF8">
              <w:rPr>
                <w:sz w:val="20"/>
                <w:szCs w:val="20"/>
              </w:rPr>
              <w:t>Number indigenous</w:t>
            </w:r>
            <w:r w:rsidR="004C58EB" w:rsidRPr="000F1DF8">
              <w:rPr>
                <w:sz w:val="20"/>
                <w:szCs w:val="20"/>
              </w:rPr>
              <w:t>*</w:t>
            </w:r>
            <w:r w:rsidRPr="000F1DF8">
              <w:rPr>
                <w:sz w:val="20"/>
                <w:szCs w:val="20"/>
              </w:rPr>
              <w:t xml:space="preserve"> </w:t>
            </w:r>
          </w:p>
        </w:tc>
        <w:tc>
          <w:tcPr>
            <w:tcW w:w="2977" w:type="dxa"/>
            <w:tcBorders>
              <w:bottom w:val="single" w:sz="6" w:space="0" w:color="auto"/>
            </w:tcBorders>
          </w:tcPr>
          <w:p w14:paraId="57C31397" w14:textId="77777777" w:rsidR="00D6664E" w:rsidRPr="000F1DF8" w:rsidRDefault="00D6664E" w:rsidP="005E1777">
            <w:pPr>
              <w:spacing w:after="160" w:line="259" w:lineRule="auto"/>
              <w:rPr>
                <w:sz w:val="20"/>
                <w:szCs w:val="20"/>
              </w:rPr>
            </w:pPr>
            <w:r w:rsidRPr="000F1DF8">
              <w:rPr>
                <w:sz w:val="20"/>
                <w:szCs w:val="20"/>
              </w:rPr>
              <w:t>Proportion of total population</w:t>
            </w:r>
          </w:p>
        </w:tc>
        <w:tc>
          <w:tcPr>
            <w:tcW w:w="2126" w:type="dxa"/>
            <w:tcBorders>
              <w:bottom w:val="single" w:sz="6" w:space="0" w:color="auto"/>
            </w:tcBorders>
          </w:tcPr>
          <w:p w14:paraId="71D36643" w14:textId="77777777" w:rsidR="00D6664E" w:rsidRPr="000F1DF8" w:rsidRDefault="00D6664E" w:rsidP="005E1777">
            <w:pPr>
              <w:spacing w:after="160" w:line="259" w:lineRule="auto"/>
              <w:rPr>
                <w:sz w:val="20"/>
                <w:szCs w:val="20"/>
              </w:rPr>
            </w:pPr>
            <w:r w:rsidRPr="000F1DF8">
              <w:rPr>
                <w:sz w:val="20"/>
                <w:szCs w:val="20"/>
              </w:rPr>
              <w:t>Categorical</w:t>
            </w:r>
          </w:p>
        </w:tc>
        <w:tc>
          <w:tcPr>
            <w:tcW w:w="4309" w:type="dxa"/>
            <w:tcBorders>
              <w:bottom w:val="single" w:sz="6" w:space="0" w:color="auto"/>
            </w:tcBorders>
          </w:tcPr>
          <w:p w14:paraId="56071372" w14:textId="21FCA612" w:rsidR="00D6664E" w:rsidRPr="000F1DF8" w:rsidRDefault="00D6664E" w:rsidP="005E1777">
            <w:pPr>
              <w:spacing w:after="160" w:line="259" w:lineRule="auto"/>
              <w:rPr>
                <w:sz w:val="20"/>
                <w:szCs w:val="20"/>
              </w:rPr>
            </w:pPr>
            <w:r w:rsidRPr="000F1DF8">
              <w:rPr>
                <w:sz w:val="20"/>
                <w:szCs w:val="20"/>
              </w:rPr>
              <w:t>Total number of people who are indigenous/ethnic minority</w:t>
            </w:r>
            <w:r w:rsidR="00515BD5" w:rsidRPr="000F1DF8">
              <w:rPr>
                <w:sz w:val="20"/>
                <w:szCs w:val="20"/>
              </w:rPr>
              <w:t xml:space="preserve"> (non-Khmer, as defined by the RGC)</w:t>
            </w:r>
          </w:p>
        </w:tc>
      </w:tr>
      <w:tr w:rsidR="00D6664E" w:rsidRPr="000F1DF8" w14:paraId="2C82E758" w14:textId="77777777" w:rsidTr="005E1777">
        <w:tc>
          <w:tcPr>
            <w:tcW w:w="1843" w:type="dxa"/>
            <w:tcBorders>
              <w:top w:val="single" w:sz="6" w:space="0" w:color="auto"/>
              <w:bottom w:val="single" w:sz="6" w:space="0" w:color="auto"/>
            </w:tcBorders>
          </w:tcPr>
          <w:p w14:paraId="5A893051" w14:textId="77777777" w:rsidR="00D6664E" w:rsidRPr="000F1DF8" w:rsidRDefault="00D6664E" w:rsidP="005E1777">
            <w:pPr>
              <w:spacing w:after="160" w:line="259" w:lineRule="auto"/>
              <w:rPr>
                <w:sz w:val="20"/>
                <w:szCs w:val="20"/>
              </w:rPr>
            </w:pPr>
            <w:r w:rsidRPr="000F1DF8">
              <w:rPr>
                <w:sz w:val="20"/>
                <w:szCs w:val="20"/>
              </w:rPr>
              <w:t>Education</w:t>
            </w:r>
          </w:p>
        </w:tc>
        <w:tc>
          <w:tcPr>
            <w:tcW w:w="2693" w:type="dxa"/>
            <w:tcBorders>
              <w:top w:val="single" w:sz="6" w:space="0" w:color="auto"/>
              <w:bottom w:val="single" w:sz="6" w:space="0" w:color="auto"/>
            </w:tcBorders>
          </w:tcPr>
          <w:p w14:paraId="5C0F6A6B" w14:textId="1C3AFD68" w:rsidR="00D6664E" w:rsidRPr="000F1DF8" w:rsidRDefault="00D6664E" w:rsidP="005E1777">
            <w:pPr>
              <w:spacing w:after="160" w:line="259" w:lineRule="auto"/>
              <w:rPr>
                <w:sz w:val="20"/>
                <w:szCs w:val="20"/>
              </w:rPr>
            </w:pPr>
            <w:r w:rsidRPr="000F1DF8">
              <w:rPr>
                <w:sz w:val="20"/>
                <w:szCs w:val="20"/>
              </w:rPr>
              <w:t>Males aged 6 – 24 in school</w:t>
            </w:r>
            <w:r w:rsidR="004C58EB" w:rsidRPr="000F1DF8">
              <w:rPr>
                <w:sz w:val="20"/>
                <w:szCs w:val="20"/>
              </w:rPr>
              <w:t>*</w:t>
            </w:r>
          </w:p>
        </w:tc>
        <w:tc>
          <w:tcPr>
            <w:tcW w:w="2977" w:type="dxa"/>
            <w:tcBorders>
              <w:top w:val="single" w:sz="6" w:space="0" w:color="auto"/>
              <w:bottom w:val="single" w:sz="6" w:space="0" w:color="auto"/>
            </w:tcBorders>
          </w:tcPr>
          <w:p w14:paraId="5672604A" w14:textId="77777777" w:rsidR="00D6664E" w:rsidRPr="000F1DF8" w:rsidRDefault="00D6664E" w:rsidP="005E1777">
            <w:pPr>
              <w:spacing w:after="160" w:line="259" w:lineRule="auto"/>
              <w:rPr>
                <w:sz w:val="20"/>
                <w:szCs w:val="20"/>
              </w:rPr>
            </w:pPr>
            <w:r w:rsidRPr="000F1DF8">
              <w:rPr>
                <w:sz w:val="20"/>
                <w:szCs w:val="20"/>
              </w:rPr>
              <w:t>Proportion of total number of males aged 6 - 24</w:t>
            </w:r>
          </w:p>
        </w:tc>
        <w:tc>
          <w:tcPr>
            <w:tcW w:w="2126" w:type="dxa"/>
            <w:tcBorders>
              <w:top w:val="single" w:sz="6" w:space="0" w:color="auto"/>
              <w:bottom w:val="single" w:sz="6" w:space="0" w:color="auto"/>
            </w:tcBorders>
          </w:tcPr>
          <w:p w14:paraId="7CE4D36A" w14:textId="77777777" w:rsidR="00D6664E" w:rsidRPr="000F1DF8" w:rsidRDefault="00D6664E" w:rsidP="005E1777">
            <w:pPr>
              <w:spacing w:after="160" w:line="259" w:lineRule="auto"/>
              <w:rPr>
                <w:sz w:val="20"/>
                <w:szCs w:val="20"/>
              </w:rPr>
            </w:pPr>
          </w:p>
        </w:tc>
        <w:tc>
          <w:tcPr>
            <w:tcW w:w="4309" w:type="dxa"/>
            <w:tcBorders>
              <w:top w:val="single" w:sz="6" w:space="0" w:color="auto"/>
              <w:bottom w:val="single" w:sz="6" w:space="0" w:color="auto"/>
            </w:tcBorders>
          </w:tcPr>
          <w:p w14:paraId="718F9638" w14:textId="77777777" w:rsidR="00D6664E" w:rsidRPr="000F1DF8" w:rsidRDefault="00D6664E" w:rsidP="005E1777">
            <w:pPr>
              <w:spacing w:after="160" w:line="259" w:lineRule="auto"/>
              <w:rPr>
                <w:sz w:val="20"/>
                <w:szCs w:val="20"/>
              </w:rPr>
            </w:pPr>
            <w:r w:rsidRPr="000F1DF8">
              <w:rPr>
                <w:sz w:val="20"/>
                <w:szCs w:val="20"/>
              </w:rPr>
              <w:t>Number of males aged 6 - 24 in full time education</w:t>
            </w:r>
          </w:p>
        </w:tc>
      </w:tr>
      <w:tr w:rsidR="00D6664E" w:rsidRPr="000F1DF8" w14:paraId="2CFF4035" w14:textId="77777777" w:rsidTr="005E1777">
        <w:tc>
          <w:tcPr>
            <w:tcW w:w="1843" w:type="dxa"/>
            <w:tcBorders>
              <w:top w:val="single" w:sz="6" w:space="0" w:color="auto"/>
            </w:tcBorders>
          </w:tcPr>
          <w:p w14:paraId="34F1DE55" w14:textId="77777777" w:rsidR="00D6664E" w:rsidRPr="000F1DF8" w:rsidRDefault="00D6664E" w:rsidP="005E1777">
            <w:pPr>
              <w:spacing w:after="160" w:line="259" w:lineRule="auto"/>
              <w:rPr>
                <w:sz w:val="20"/>
                <w:szCs w:val="20"/>
              </w:rPr>
            </w:pPr>
            <w:r w:rsidRPr="000F1DF8">
              <w:rPr>
                <w:sz w:val="20"/>
                <w:szCs w:val="20"/>
              </w:rPr>
              <w:t>Employment</w:t>
            </w:r>
          </w:p>
        </w:tc>
        <w:tc>
          <w:tcPr>
            <w:tcW w:w="2693" w:type="dxa"/>
            <w:tcBorders>
              <w:top w:val="single" w:sz="6" w:space="0" w:color="auto"/>
            </w:tcBorders>
          </w:tcPr>
          <w:p w14:paraId="3DEB21AB" w14:textId="1E183C3A" w:rsidR="00D6664E" w:rsidRPr="000F1DF8" w:rsidRDefault="00D6664E" w:rsidP="005E1777">
            <w:pPr>
              <w:spacing w:after="160" w:line="259" w:lineRule="auto"/>
              <w:rPr>
                <w:sz w:val="20"/>
                <w:szCs w:val="20"/>
              </w:rPr>
            </w:pPr>
            <w:r w:rsidRPr="000F1DF8">
              <w:rPr>
                <w:sz w:val="20"/>
                <w:szCs w:val="20"/>
              </w:rPr>
              <w:t>Number of adults employed in primary sector</w:t>
            </w:r>
            <w:r w:rsidR="004C58EB" w:rsidRPr="000F1DF8">
              <w:rPr>
                <w:sz w:val="20"/>
                <w:szCs w:val="20"/>
              </w:rPr>
              <w:t>*</w:t>
            </w:r>
          </w:p>
        </w:tc>
        <w:tc>
          <w:tcPr>
            <w:tcW w:w="2977" w:type="dxa"/>
            <w:tcBorders>
              <w:top w:val="single" w:sz="6" w:space="0" w:color="auto"/>
            </w:tcBorders>
          </w:tcPr>
          <w:p w14:paraId="00777F35" w14:textId="77777777" w:rsidR="00D6664E" w:rsidRPr="000F1DF8" w:rsidRDefault="00D6664E" w:rsidP="005E1777">
            <w:pPr>
              <w:spacing w:after="160" w:line="259" w:lineRule="auto"/>
              <w:rPr>
                <w:sz w:val="20"/>
                <w:szCs w:val="20"/>
              </w:rPr>
            </w:pPr>
            <w:r w:rsidRPr="000F1DF8">
              <w:rPr>
                <w:sz w:val="20"/>
                <w:szCs w:val="20"/>
              </w:rPr>
              <w:t>Proportion of total adult population</w:t>
            </w:r>
          </w:p>
        </w:tc>
        <w:tc>
          <w:tcPr>
            <w:tcW w:w="2126" w:type="dxa"/>
            <w:tcBorders>
              <w:top w:val="single" w:sz="6" w:space="0" w:color="auto"/>
            </w:tcBorders>
          </w:tcPr>
          <w:p w14:paraId="0357BED1" w14:textId="77777777" w:rsidR="00D6664E" w:rsidRPr="000F1DF8" w:rsidRDefault="00D6664E" w:rsidP="005E1777">
            <w:pPr>
              <w:spacing w:after="160" w:line="259" w:lineRule="auto"/>
              <w:rPr>
                <w:sz w:val="20"/>
                <w:szCs w:val="20"/>
              </w:rPr>
            </w:pPr>
            <w:r w:rsidRPr="000F1DF8">
              <w:rPr>
                <w:sz w:val="20"/>
                <w:szCs w:val="20"/>
              </w:rPr>
              <w:t>Categorical</w:t>
            </w:r>
          </w:p>
        </w:tc>
        <w:tc>
          <w:tcPr>
            <w:tcW w:w="4309" w:type="dxa"/>
            <w:tcBorders>
              <w:top w:val="single" w:sz="6" w:space="0" w:color="auto"/>
            </w:tcBorders>
          </w:tcPr>
          <w:p w14:paraId="584011FF" w14:textId="77777777" w:rsidR="00D6664E" w:rsidRPr="000F1DF8" w:rsidRDefault="00D6664E" w:rsidP="005E1777">
            <w:pPr>
              <w:spacing w:after="160" w:line="259" w:lineRule="auto"/>
              <w:rPr>
                <w:sz w:val="20"/>
                <w:szCs w:val="20"/>
              </w:rPr>
            </w:pPr>
            <w:r w:rsidRPr="000F1DF8">
              <w:rPr>
                <w:sz w:val="20"/>
                <w:szCs w:val="20"/>
              </w:rPr>
              <w:t>The primary sector includes agriculture (rice and other crop farming), fishing, livestock farming, forestry, and non-timber forest product collection (Kenessey 1987)</w:t>
            </w:r>
          </w:p>
        </w:tc>
      </w:tr>
      <w:tr w:rsidR="00D6664E" w:rsidRPr="000F1DF8" w14:paraId="267937B3" w14:textId="77777777" w:rsidTr="005E1777">
        <w:tc>
          <w:tcPr>
            <w:tcW w:w="1843" w:type="dxa"/>
            <w:tcBorders>
              <w:bottom w:val="single" w:sz="6" w:space="0" w:color="auto"/>
            </w:tcBorders>
          </w:tcPr>
          <w:p w14:paraId="574F004D" w14:textId="77777777" w:rsidR="00D6664E" w:rsidRPr="000F1DF8" w:rsidRDefault="00D6664E" w:rsidP="005E1777">
            <w:pPr>
              <w:spacing w:after="160" w:line="259" w:lineRule="auto"/>
              <w:rPr>
                <w:sz w:val="20"/>
                <w:szCs w:val="20"/>
              </w:rPr>
            </w:pPr>
          </w:p>
        </w:tc>
        <w:tc>
          <w:tcPr>
            <w:tcW w:w="2693" w:type="dxa"/>
            <w:tcBorders>
              <w:bottom w:val="single" w:sz="6" w:space="0" w:color="auto"/>
            </w:tcBorders>
          </w:tcPr>
          <w:p w14:paraId="0CCB7C04" w14:textId="22CB2E73" w:rsidR="00D6664E" w:rsidRPr="000F1DF8" w:rsidRDefault="00D6664E" w:rsidP="005E1777">
            <w:pPr>
              <w:spacing w:after="160" w:line="259" w:lineRule="auto"/>
              <w:rPr>
                <w:sz w:val="20"/>
                <w:szCs w:val="20"/>
              </w:rPr>
            </w:pPr>
            <w:r w:rsidRPr="000F1DF8">
              <w:rPr>
                <w:sz w:val="20"/>
                <w:szCs w:val="20"/>
              </w:rPr>
              <w:t>Number of adults employed in secondary sector</w:t>
            </w:r>
            <w:r w:rsidR="004C58EB" w:rsidRPr="000F1DF8">
              <w:rPr>
                <w:sz w:val="20"/>
                <w:szCs w:val="20"/>
              </w:rPr>
              <w:t>*</w:t>
            </w:r>
          </w:p>
        </w:tc>
        <w:tc>
          <w:tcPr>
            <w:tcW w:w="2977" w:type="dxa"/>
            <w:tcBorders>
              <w:bottom w:val="single" w:sz="6" w:space="0" w:color="auto"/>
            </w:tcBorders>
          </w:tcPr>
          <w:p w14:paraId="75616A76" w14:textId="77777777" w:rsidR="00D6664E" w:rsidRPr="000F1DF8" w:rsidRDefault="00D6664E" w:rsidP="005E1777">
            <w:pPr>
              <w:spacing w:after="160" w:line="259" w:lineRule="auto"/>
              <w:rPr>
                <w:sz w:val="20"/>
                <w:szCs w:val="20"/>
              </w:rPr>
            </w:pPr>
            <w:r w:rsidRPr="000F1DF8">
              <w:rPr>
                <w:sz w:val="20"/>
                <w:szCs w:val="20"/>
              </w:rPr>
              <w:t>Proportion of total adult population</w:t>
            </w:r>
          </w:p>
        </w:tc>
        <w:tc>
          <w:tcPr>
            <w:tcW w:w="2126" w:type="dxa"/>
            <w:tcBorders>
              <w:bottom w:val="single" w:sz="6" w:space="0" w:color="auto"/>
            </w:tcBorders>
          </w:tcPr>
          <w:p w14:paraId="353E15DF" w14:textId="77777777" w:rsidR="00D6664E" w:rsidRPr="000F1DF8" w:rsidRDefault="00D6664E" w:rsidP="005E1777">
            <w:pPr>
              <w:spacing w:after="160" w:line="259" w:lineRule="auto"/>
              <w:rPr>
                <w:sz w:val="20"/>
                <w:szCs w:val="20"/>
              </w:rPr>
            </w:pPr>
            <w:r w:rsidRPr="000F1DF8">
              <w:rPr>
                <w:sz w:val="20"/>
                <w:szCs w:val="20"/>
              </w:rPr>
              <w:t>Categorical</w:t>
            </w:r>
          </w:p>
        </w:tc>
        <w:tc>
          <w:tcPr>
            <w:tcW w:w="4309" w:type="dxa"/>
            <w:tcBorders>
              <w:bottom w:val="single" w:sz="6" w:space="0" w:color="auto"/>
            </w:tcBorders>
          </w:tcPr>
          <w:p w14:paraId="29D9E028" w14:textId="77777777" w:rsidR="00D6664E" w:rsidRPr="000F1DF8" w:rsidRDefault="00D6664E" w:rsidP="005E1777">
            <w:pPr>
              <w:spacing w:after="160" w:line="259" w:lineRule="auto"/>
              <w:rPr>
                <w:sz w:val="20"/>
                <w:szCs w:val="20"/>
              </w:rPr>
            </w:pPr>
            <w:r w:rsidRPr="000F1DF8">
              <w:rPr>
                <w:sz w:val="20"/>
                <w:szCs w:val="20"/>
              </w:rPr>
              <w:t>The secondary sector includes wood-based production (e.g. furniture), metal- and glass-based production, foodstuff production, plastic- and rubber-based production, textiles production (Kenessey 1987)</w:t>
            </w:r>
          </w:p>
        </w:tc>
      </w:tr>
      <w:tr w:rsidR="00D6664E" w:rsidRPr="000F1DF8" w14:paraId="1516F823" w14:textId="77777777" w:rsidTr="005E1777">
        <w:tc>
          <w:tcPr>
            <w:tcW w:w="1843" w:type="dxa"/>
            <w:tcBorders>
              <w:top w:val="single" w:sz="6" w:space="0" w:color="auto"/>
            </w:tcBorders>
          </w:tcPr>
          <w:p w14:paraId="135A875A" w14:textId="77777777" w:rsidR="00D6664E" w:rsidRPr="000F1DF8" w:rsidRDefault="00D6664E" w:rsidP="005E1777">
            <w:pPr>
              <w:spacing w:after="160" w:line="259" w:lineRule="auto"/>
              <w:rPr>
                <w:sz w:val="20"/>
                <w:szCs w:val="20"/>
              </w:rPr>
            </w:pPr>
            <w:r w:rsidRPr="000F1DF8">
              <w:rPr>
                <w:sz w:val="20"/>
                <w:szCs w:val="20"/>
              </w:rPr>
              <w:t>Economic security</w:t>
            </w:r>
          </w:p>
        </w:tc>
        <w:tc>
          <w:tcPr>
            <w:tcW w:w="2693" w:type="dxa"/>
            <w:tcBorders>
              <w:top w:val="single" w:sz="6" w:space="0" w:color="auto"/>
            </w:tcBorders>
          </w:tcPr>
          <w:p w14:paraId="13073973" w14:textId="67C1C026" w:rsidR="00D6664E" w:rsidRPr="000F1DF8" w:rsidRDefault="00D6664E" w:rsidP="005E1777">
            <w:pPr>
              <w:spacing w:after="160" w:line="259" w:lineRule="auto"/>
              <w:rPr>
                <w:sz w:val="20"/>
                <w:szCs w:val="20"/>
              </w:rPr>
            </w:pPr>
            <w:r w:rsidRPr="000F1DF8">
              <w:rPr>
                <w:sz w:val="20"/>
                <w:szCs w:val="20"/>
              </w:rPr>
              <w:t>Number of families with &lt;1ha rice land (including no rice land)</w:t>
            </w:r>
            <w:r w:rsidR="004C58EB" w:rsidRPr="000F1DF8">
              <w:rPr>
                <w:sz w:val="20"/>
                <w:szCs w:val="20"/>
              </w:rPr>
              <w:t>*</w:t>
            </w:r>
          </w:p>
        </w:tc>
        <w:tc>
          <w:tcPr>
            <w:tcW w:w="2977" w:type="dxa"/>
            <w:tcBorders>
              <w:top w:val="single" w:sz="6" w:space="0" w:color="auto"/>
            </w:tcBorders>
          </w:tcPr>
          <w:p w14:paraId="1733BBA2" w14:textId="77777777" w:rsidR="00D6664E" w:rsidRPr="000F1DF8" w:rsidRDefault="00D6664E" w:rsidP="005E1777">
            <w:pPr>
              <w:spacing w:after="160" w:line="259" w:lineRule="auto"/>
              <w:rPr>
                <w:sz w:val="20"/>
                <w:szCs w:val="20"/>
              </w:rPr>
            </w:pPr>
            <w:r w:rsidRPr="000F1DF8">
              <w:rPr>
                <w:sz w:val="20"/>
                <w:szCs w:val="20"/>
              </w:rPr>
              <w:t>Proportion of total number of families</w:t>
            </w:r>
          </w:p>
        </w:tc>
        <w:tc>
          <w:tcPr>
            <w:tcW w:w="2126" w:type="dxa"/>
            <w:tcBorders>
              <w:top w:val="single" w:sz="6" w:space="0" w:color="auto"/>
            </w:tcBorders>
          </w:tcPr>
          <w:p w14:paraId="36B1FAF0" w14:textId="77777777" w:rsidR="00D6664E" w:rsidRPr="000F1DF8" w:rsidRDefault="00D6664E" w:rsidP="005E1777">
            <w:pPr>
              <w:spacing w:after="160" w:line="259" w:lineRule="auto"/>
              <w:rPr>
                <w:sz w:val="20"/>
                <w:szCs w:val="20"/>
              </w:rPr>
            </w:pPr>
            <w:r w:rsidRPr="000F1DF8">
              <w:rPr>
                <w:sz w:val="20"/>
                <w:szCs w:val="20"/>
              </w:rPr>
              <w:t>Categorical</w:t>
            </w:r>
          </w:p>
        </w:tc>
        <w:tc>
          <w:tcPr>
            <w:tcW w:w="4309" w:type="dxa"/>
            <w:tcBorders>
              <w:top w:val="single" w:sz="6" w:space="0" w:color="auto"/>
            </w:tcBorders>
          </w:tcPr>
          <w:p w14:paraId="64F48ECB" w14:textId="77777777" w:rsidR="00D6664E" w:rsidRPr="000F1DF8" w:rsidRDefault="00D6664E" w:rsidP="005E1777">
            <w:pPr>
              <w:spacing w:after="160" w:line="259" w:lineRule="auto"/>
              <w:rPr>
                <w:sz w:val="20"/>
                <w:szCs w:val="20"/>
              </w:rPr>
            </w:pPr>
          </w:p>
        </w:tc>
      </w:tr>
      <w:tr w:rsidR="00D6664E" w:rsidRPr="000F1DF8" w14:paraId="184854BF" w14:textId="77777777" w:rsidTr="005E1777">
        <w:tc>
          <w:tcPr>
            <w:tcW w:w="1843" w:type="dxa"/>
            <w:tcBorders>
              <w:bottom w:val="single" w:sz="6" w:space="0" w:color="auto"/>
            </w:tcBorders>
          </w:tcPr>
          <w:p w14:paraId="2D3A09E4" w14:textId="77777777" w:rsidR="00D6664E" w:rsidRPr="000F1DF8" w:rsidRDefault="00D6664E" w:rsidP="005E1777">
            <w:pPr>
              <w:spacing w:after="160" w:line="259" w:lineRule="auto"/>
              <w:rPr>
                <w:sz w:val="20"/>
                <w:szCs w:val="20"/>
              </w:rPr>
            </w:pPr>
          </w:p>
        </w:tc>
        <w:tc>
          <w:tcPr>
            <w:tcW w:w="2693" w:type="dxa"/>
            <w:tcBorders>
              <w:bottom w:val="single" w:sz="6" w:space="0" w:color="auto"/>
            </w:tcBorders>
          </w:tcPr>
          <w:p w14:paraId="269A4BFE" w14:textId="0EF571DC" w:rsidR="00D6664E" w:rsidRPr="000F1DF8" w:rsidRDefault="00D6664E" w:rsidP="005E1777">
            <w:pPr>
              <w:spacing w:after="160" w:line="259" w:lineRule="auto"/>
              <w:rPr>
                <w:sz w:val="20"/>
                <w:szCs w:val="20"/>
              </w:rPr>
            </w:pPr>
            <w:r w:rsidRPr="000F1DF8">
              <w:rPr>
                <w:sz w:val="20"/>
                <w:szCs w:val="20"/>
              </w:rPr>
              <w:t>Number of families who keep pigs</w:t>
            </w:r>
            <w:r w:rsidR="004C58EB" w:rsidRPr="000F1DF8">
              <w:rPr>
                <w:sz w:val="20"/>
                <w:szCs w:val="20"/>
              </w:rPr>
              <w:t>*</w:t>
            </w:r>
          </w:p>
        </w:tc>
        <w:tc>
          <w:tcPr>
            <w:tcW w:w="2977" w:type="dxa"/>
            <w:tcBorders>
              <w:bottom w:val="single" w:sz="6" w:space="0" w:color="auto"/>
            </w:tcBorders>
          </w:tcPr>
          <w:p w14:paraId="086212CA" w14:textId="77777777" w:rsidR="00D6664E" w:rsidRPr="000F1DF8" w:rsidRDefault="00D6664E" w:rsidP="005E1777">
            <w:pPr>
              <w:spacing w:after="160" w:line="259" w:lineRule="auto"/>
              <w:rPr>
                <w:sz w:val="20"/>
                <w:szCs w:val="20"/>
              </w:rPr>
            </w:pPr>
            <w:r w:rsidRPr="000F1DF8">
              <w:rPr>
                <w:sz w:val="20"/>
                <w:szCs w:val="20"/>
              </w:rPr>
              <w:t>Proportion of total number of families</w:t>
            </w:r>
          </w:p>
        </w:tc>
        <w:tc>
          <w:tcPr>
            <w:tcW w:w="2126" w:type="dxa"/>
            <w:tcBorders>
              <w:bottom w:val="single" w:sz="6" w:space="0" w:color="auto"/>
            </w:tcBorders>
          </w:tcPr>
          <w:p w14:paraId="357775BF" w14:textId="77777777" w:rsidR="00D6664E" w:rsidRPr="000F1DF8" w:rsidRDefault="00D6664E" w:rsidP="005E1777">
            <w:pPr>
              <w:spacing w:after="160" w:line="259" w:lineRule="auto"/>
              <w:rPr>
                <w:sz w:val="20"/>
                <w:szCs w:val="20"/>
              </w:rPr>
            </w:pPr>
            <w:r w:rsidRPr="000F1DF8">
              <w:rPr>
                <w:sz w:val="20"/>
                <w:szCs w:val="20"/>
              </w:rPr>
              <w:t>Categorical</w:t>
            </w:r>
          </w:p>
        </w:tc>
        <w:tc>
          <w:tcPr>
            <w:tcW w:w="4309" w:type="dxa"/>
            <w:tcBorders>
              <w:bottom w:val="single" w:sz="6" w:space="0" w:color="auto"/>
            </w:tcBorders>
          </w:tcPr>
          <w:p w14:paraId="42ECFA3A" w14:textId="77777777" w:rsidR="00D6664E" w:rsidRPr="000F1DF8" w:rsidRDefault="00D6664E" w:rsidP="005E1777">
            <w:pPr>
              <w:spacing w:after="160" w:line="259" w:lineRule="auto"/>
              <w:rPr>
                <w:sz w:val="20"/>
                <w:szCs w:val="20"/>
              </w:rPr>
            </w:pPr>
          </w:p>
        </w:tc>
      </w:tr>
      <w:tr w:rsidR="00D6664E" w:rsidRPr="000F1DF8" w14:paraId="5F9E59E7" w14:textId="77777777" w:rsidTr="005E1777">
        <w:tc>
          <w:tcPr>
            <w:tcW w:w="1843" w:type="dxa"/>
            <w:tcBorders>
              <w:top w:val="single" w:sz="6" w:space="0" w:color="auto"/>
            </w:tcBorders>
          </w:tcPr>
          <w:p w14:paraId="29E7D66A" w14:textId="77777777" w:rsidR="00D6664E" w:rsidRPr="000F1DF8" w:rsidRDefault="00D6664E" w:rsidP="005E1777">
            <w:pPr>
              <w:spacing w:after="160" w:line="259" w:lineRule="auto"/>
              <w:rPr>
                <w:sz w:val="20"/>
                <w:szCs w:val="20"/>
              </w:rPr>
            </w:pPr>
            <w:r w:rsidRPr="000F1DF8">
              <w:rPr>
                <w:sz w:val="20"/>
                <w:szCs w:val="20"/>
              </w:rPr>
              <w:t>Access to services</w:t>
            </w:r>
          </w:p>
        </w:tc>
        <w:tc>
          <w:tcPr>
            <w:tcW w:w="2693" w:type="dxa"/>
            <w:tcBorders>
              <w:top w:val="single" w:sz="6" w:space="0" w:color="auto"/>
            </w:tcBorders>
          </w:tcPr>
          <w:p w14:paraId="3E196EBC" w14:textId="791DC8A7" w:rsidR="00D6664E" w:rsidRPr="000F1DF8" w:rsidRDefault="00D6664E" w:rsidP="005E1777">
            <w:pPr>
              <w:spacing w:after="160" w:line="259" w:lineRule="auto"/>
              <w:rPr>
                <w:sz w:val="20"/>
                <w:szCs w:val="20"/>
              </w:rPr>
            </w:pPr>
            <w:r w:rsidRPr="000F1DF8">
              <w:rPr>
                <w:sz w:val="20"/>
                <w:szCs w:val="20"/>
              </w:rPr>
              <w:t>Distance to nearest school</w:t>
            </w:r>
            <w:r w:rsidR="004C58EB" w:rsidRPr="000F1DF8">
              <w:rPr>
                <w:sz w:val="20"/>
                <w:szCs w:val="20"/>
              </w:rPr>
              <w:t>*</w:t>
            </w:r>
          </w:p>
        </w:tc>
        <w:tc>
          <w:tcPr>
            <w:tcW w:w="2977" w:type="dxa"/>
            <w:tcBorders>
              <w:top w:val="single" w:sz="6" w:space="0" w:color="auto"/>
            </w:tcBorders>
          </w:tcPr>
          <w:p w14:paraId="70B9EE0C" w14:textId="77777777" w:rsidR="00D6664E" w:rsidRPr="000F1DF8" w:rsidRDefault="00D6664E" w:rsidP="005E1777">
            <w:pPr>
              <w:spacing w:after="160" w:line="259" w:lineRule="auto"/>
              <w:rPr>
                <w:sz w:val="20"/>
                <w:szCs w:val="20"/>
              </w:rPr>
            </w:pPr>
          </w:p>
        </w:tc>
        <w:tc>
          <w:tcPr>
            <w:tcW w:w="2126" w:type="dxa"/>
            <w:tcBorders>
              <w:top w:val="single" w:sz="6" w:space="0" w:color="auto"/>
            </w:tcBorders>
          </w:tcPr>
          <w:p w14:paraId="27EE34B4" w14:textId="77777777" w:rsidR="00D6664E" w:rsidRPr="000F1DF8" w:rsidRDefault="00D6664E" w:rsidP="005E1777">
            <w:pPr>
              <w:spacing w:after="160" w:line="259" w:lineRule="auto"/>
              <w:rPr>
                <w:sz w:val="20"/>
                <w:szCs w:val="20"/>
              </w:rPr>
            </w:pPr>
            <w:r w:rsidRPr="000F1DF8">
              <w:rPr>
                <w:sz w:val="20"/>
                <w:szCs w:val="20"/>
              </w:rPr>
              <w:t>Categorical</w:t>
            </w:r>
          </w:p>
        </w:tc>
        <w:tc>
          <w:tcPr>
            <w:tcW w:w="4309" w:type="dxa"/>
            <w:tcBorders>
              <w:top w:val="single" w:sz="6" w:space="0" w:color="auto"/>
            </w:tcBorders>
          </w:tcPr>
          <w:p w14:paraId="7868980E" w14:textId="77777777" w:rsidR="00D6664E" w:rsidRPr="000F1DF8" w:rsidRDefault="00D6664E" w:rsidP="005E1777">
            <w:pPr>
              <w:spacing w:after="160" w:line="259" w:lineRule="auto"/>
              <w:rPr>
                <w:sz w:val="20"/>
                <w:szCs w:val="20"/>
              </w:rPr>
            </w:pPr>
            <w:r w:rsidRPr="000F1DF8">
              <w:rPr>
                <w:sz w:val="20"/>
                <w:szCs w:val="20"/>
              </w:rPr>
              <w:t>Median distance from any village in the commune to the nearest school (primary or secondary)</w:t>
            </w:r>
          </w:p>
        </w:tc>
      </w:tr>
      <w:tr w:rsidR="00D6664E" w:rsidRPr="000F1DF8" w14:paraId="212C59F1" w14:textId="77777777" w:rsidTr="005E1777">
        <w:tc>
          <w:tcPr>
            <w:tcW w:w="1843" w:type="dxa"/>
          </w:tcPr>
          <w:p w14:paraId="58EBE6D5" w14:textId="77777777" w:rsidR="00D6664E" w:rsidRPr="000F1DF8" w:rsidRDefault="00D6664E" w:rsidP="005E1777">
            <w:pPr>
              <w:spacing w:after="160" w:line="259" w:lineRule="auto"/>
              <w:rPr>
                <w:sz w:val="20"/>
                <w:szCs w:val="20"/>
              </w:rPr>
            </w:pPr>
          </w:p>
        </w:tc>
        <w:tc>
          <w:tcPr>
            <w:tcW w:w="2693" w:type="dxa"/>
          </w:tcPr>
          <w:p w14:paraId="6D035324" w14:textId="06A7B6AB" w:rsidR="00D6664E" w:rsidRPr="000F1DF8" w:rsidRDefault="00D6664E" w:rsidP="005E1777">
            <w:pPr>
              <w:spacing w:after="160" w:line="259" w:lineRule="auto"/>
              <w:rPr>
                <w:sz w:val="20"/>
                <w:szCs w:val="20"/>
              </w:rPr>
            </w:pPr>
            <w:r w:rsidRPr="000F1DF8">
              <w:rPr>
                <w:sz w:val="20"/>
                <w:szCs w:val="20"/>
              </w:rPr>
              <w:t>Number of families with access to waste collection</w:t>
            </w:r>
            <w:r w:rsidR="004C58EB" w:rsidRPr="000F1DF8">
              <w:rPr>
                <w:sz w:val="20"/>
                <w:szCs w:val="20"/>
              </w:rPr>
              <w:t>*</w:t>
            </w:r>
          </w:p>
        </w:tc>
        <w:tc>
          <w:tcPr>
            <w:tcW w:w="2977" w:type="dxa"/>
          </w:tcPr>
          <w:p w14:paraId="33997D25" w14:textId="77777777" w:rsidR="00D6664E" w:rsidRPr="000F1DF8" w:rsidRDefault="00D6664E" w:rsidP="005E1777">
            <w:pPr>
              <w:spacing w:after="160" w:line="259" w:lineRule="auto"/>
              <w:rPr>
                <w:sz w:val="20"/>
                <w:szCs w:val="20"/>
              </w:rPr>
            </w:pPr>
            <w:r w:rsidRPr="000F1DF8">
              <w:rPr>
                <w:sz w:val="20"/>
                <w:szCs w:val="20"/>
              </w:rPr>
              <w:t>Proportion of total number of families</w:t>
            </w:r>
          </w:p>
        </w:tc>
        <w:tc>
          <w:tcPr>
            <w:tcW w:w="2126" w:type="dxa"/>
          </w:tcPr>
          <w:p w14:paraId="2262D207" w14:textId="77777777" w:rsidR="00D6664E" w:rsidRPr="000F1DF8" w:rsidRDefault="00D6664E" w:rsidP="005E1777">
            <w:pPr>
              <w:spacing w:after="160" w:line="259" w:lineRule="auto"/>
              <w:rPr>
                <w:sz w:val="20"/>
                <w:szCs w:val="20"/>
              </w:rPr>
            </w:pPr>
          </w:p>
        </w:tc>
        <w:tc>
          <w:tcPr>
            <w:tcW w:w="4309" w:type="dxa"/>
          </w:tcPr>
          <w:p w14:paraId="44202B5D" w14:textId="77777777" w:rsidR="00D6664E" w:rsidRPr="000F1DF8" w:rsidRDefault="00D6664E" w:rsidP="005E1777">
            <w:pPr>
              <w:spacing w:after="160" w:line="259" w:lineRule="auto"/>
              <w:rPr>
                <w:sz w:val="20"/>
                <w:szCs w:val="20"/>
              </w:rPr>
            </w:pPr>
          </w:p>
        </w:tc>
      </w:tr>
      <w:tr w:rsidR="00D6664E" w:rsidRPr="000F1DF8" w14:paraId="1D682199" w14:textId="77777777" w:rsidTr="005E1777">
        <w:tc>
          <w:tcPr>
            <w:tcW w:w="1843" w:type="dxa"/>
          </w:tcPr>
          <w:p w14:paraId="3D832D25" w14:textId="77777777" w:rsidR="00D6664E" w:rsidRPr="000F1DF8" w:rsidRDefault="00D6664E" w:rsidP="005E1777">
            <w:pPr>
              <w:spacing w:after="160" w:line="259" w:lineRule="auto"/>
              <w:rPr>
                <w:sz w:val="20"/>
                <w:szCs w:val="20"/>
              </w:rPr>
            </w:pPr>
          </w:p>
        </w:tc>
        <w:tc>
          <w:tcPr>
            <w:tcW w:w="2693" w:type="dxa"/>
          </w:tcPr>
          <w:p w14:paraId="6C67BFED" w14:textId="552F159D" w:rsidR="00D6664E" w:rsidRPr="000F1DF8" w:rsidRDefault="00D6664E" w:rsidP="005E1777">
            <w:pPr>
              <w:spacing w:after="160" w:line="259" w:lineRule="auto"/>
              <w:rPr>
                <w:sz w:val="20"/>
                <w:szCs w:val="20"/>
              </w:rPr>
            </w:pPr>
            <w:r w:rsidRPr="000F1DF8">
              <w:rPr>
                <w:sz w:val="20"/>
                <w:szCs w:val="20"/>
              </w:rPr>
              <w:t>Distance to the Commune Office</w:t>
            </w:r>
            <w:r w:rsidR="00515BD5" w:rsidRPr="000F1DF8">
              <w:rPr>
                <w:sz w:val="20"/>
                <w:szCs w:val="20"/>
              </w:rPr>
              <w:t>*</w:t>
            </w:r>
          </w:p>
        </w:tc>
        <w:tc>
          <w:tcPr>
            <w:tcW w:w="2977" w:type="dxa"/>
          </w:tcPr>
          <w:p w14:paraId="633ADEFB" w14:textId="77777777" w:rsidR="00D6664E" w:rsidRPr="000F1DF8" w:rsidRDefault="00D6664E" w:rsidP="005E1777">
            <w:pPr>
              <w:spacing w:after="160" w:line="259" w:lineRule="auto"/>
              <w:rPr>
                <w:sz w:val="20"/>
                <w:szCs w:val="20"/>
              </w:rPr>
            </w:pPr>
          </w:p>
        </w:tc>
        <w:tc>
          <w:tcPr>
            <w:tcW w:w="2126" w:type="dxa"/>
          </w:tcPr>
          <w:p w14:paraId="648934FF" w14:textId="77777777" w:rsidR="00D6664E" w:rsidRPr="000F1DF8" w:rsidRDefault="00D6664E" w:rsidP="005E1777">
            <w:pPr>
              <w:spacing w:after="160" w:line="259" w:lineRule="auto"/>
              <w:rPr>
                <w:sz w:val="20"/>
                <w:szCs w:val="20"/>
              </w:rPr>
            </w:pPr>
          </w:p>
        </w:tc>
        <w:tc>
          <w:tcPr>
            <w:tcW w:w="4309" w:type="dxa"/>
          </w:tcPr>
          <w:p w14:paraId="7EC31777" w14:textId="77777777" w:rsidR="00D6664E" w:rsidRPr="000F1DF8" w:rsidRDefault="00D6664E" w:rsidP="005E1777">
            <w:pPr>
              <w:spacing w:after="160" w:line="259" w:lineRule="auto"/>
              <w:rPr>
                <w:sz w:val="20"/>
                <w:szCs w:val="20"/>
              </w:rPr>
            </w:pPr>
            <w:r w:rsidRPr="000F1DF8">
              <w:rPr>
                <w:sz w:val="20"/>
                <w:szCs w:val="20"/>
              </w:rPr>
              <w:t>Median distance from any village in the commune to the Commune Office (government administration office)</w:t>
            </w:r>
          </w:p>
        </w:tc>
      </w:tr>
      <w:tr w:rsidR="00D6664E" w:rsidRPr="000F1DF8" w14:paraId="665E9768" w14:textId="77777777" w:rsidTr="005E1777">
        <w:tc>
          <w:tcPr>
            <w:tcW w:w="1843" w:type="dxa"/>
            <w:tcBorders>
              <w:top w:val="single" w:sz="6" w:space="0" w:color="auto"/>
            </w:tcBorders>
          </w:tcPr>
          <w:p w14:paraId="3EDDBDAE" w14:textId="77777777" w:rsidR="00D6664E" w:rsidRPr="000F1DF8" w:rsidRDefault="00D6664E" w:rsidP="005E1777">
            <w:pPr>
              <w:spacing w:after="160" w:line="259" w:lineRule="auto"/>
              <w:rPr>
                <w:sz w:val="20"/>
                <w:szCs w:val="20"/>
              </w:rPr>
            </w:pPr>
            <w:r w:rsidRPr="000F1DF8">
              <w:rPr>
                <w:sz w:val="20"/>
                <w:szCs w:val="20"/>
              </w:rPr>
              <w:t xml:space="preserve">Social justice </w:t>
            </w:r>
          </w:p>
        </w:tc>
        <w:tc>
          <w:tcPr>
            <w:tcW w:w="2693" w:type="dxa"/>
            <w:tcBorders>
              <w:top w:val="single" w:sz="6" w:space="0" w:color="auto"/>
            </w:tcBorders>
          </w:tcPr>
          <w:p w14:paraId="5BC2808B" w14:textId="0A5CFF68" w:rsidR="00D6664E" w:rsidRPr="000F1DF8" w:rsidRDefault="00D6664E" w:rsidP="005E1777">
            <w:pPr>
              <w:spacing w:after="160" w:line="259" w:lineRule="auto"/>
              <w:rPr>
                <w:sz w:val="20"/>
                <w:szCs w:val="20"/>
              </w:rPr>
            </w:pPr>
            <w:r w:rsidRPr="000F1DF8">
              <w:rPr>
                <w:sz w:val="20"/>
                <w:szCs w:val="20"/>
              </w:rPr>
              <w:t>Number of criminal cases</w:t>
            </w:r>
            <w:r w:rsidR="00515BD5" w:rsidRPr="000F1DF8">
              <w:rPr>
                <w:sz w:val="20"/>
                <w:szCs w:val="20"/>
              </w:rPr>
              <w:t>*</w:t>
            </w:r>
          </w:p>
        </w:tc>
        <w:tc>
          <w:tcPr>
            <w:tcW w:w="2977" w:type="dxa"/>
            <w:tcBorders>
              <w:top w:val="single" w:sz="6" w:space="0" w:color="auto"/>
            </w:tcBorders>
          </w:tcPr>
          <w:p w14:paraId="4FCA4783" w14:textId="77777777" w:rsidR="00D6664E" w:rsidRPr="000F1DF8" w:rsidRDefault="00D6664E" w:rsidP="005E1777">
            <w:pPr>
              <w:spacing w:after="160" w:line="259" w:lineRule="auto"/>
              <w:rPr>
                <w:sz w:val="20"/>
                <w:szCs w:val="20"/>
              </w:rPr>
            </w:pPr>
            <w:r w:rsidRPr="000F1DF8">
              <w:rPr>
                <w:sz w:val="20"/>
                <w:szCs w:val="20"/>
              </w:rPr>
              <w:t>Criminal cases per capita</w:t>
            </w:r>
          </w:p>
        </w:tc>
        <w:tc>
          <w:tcPr>
            <w:tcW w:w="2126" w:type="dxa"/>
            <w:tcBorders>
              <w:top w:val="single" w:sz="6" w:space="0" w:color="auto"/>
            </w:tcBorders>
          </w:tcPr>
          <w:p w14:paraId="1E263F77" w14:textId="77777777" w:rsidR="00D6664E" w:rsidRPr="000F1DF8" w:rsidRDefault="00D6664E" w:rsidP="005E1777">
            <w:pPr>
              <w:spacing w:after="160" w:line="259" w:lineRule="auto"/>
              <w:rPr>
                <w:sz w:val="20"/>
                <w:szCs w:val="20"/>
              </w:rPr>
            </w:pPr>
            <w:r w:rsidRPr="000F1DF8">
              <w:rPr>
                <w:sz w:val="20"/>
                <w:szCs w:val="20"/>
              </w:rPr>
              <w:t>Categorical</w:t>
            </w:r>
          </w:p>
        </w:tc>
        <w:tc>
          <w:tcPr>
            <w:tcW w:w="4309" w:type="dxa"/>
            <w:tcBorders>
              <w:top w:val="single" w:sz="6" w:space="0" w:color="auto"/>
            </w:tcBorders>
          </w:tcPr>
          <w:p w14:paraId="3C5D67A9" w14:textId="77777777" w:rsidR="00D6664E" w:rsidRPr="000F1DF8" w:rsidRDefault="00D6664E" w:rsidP="005E1777">
            <w:pPr>
              <w:spacing w:after="160" w:line="259" w:lineRule="auto"/>
              <w:rPr>
                <w:sz w:val="20"/>
                <w:szCs w:val="20"/>
              </w:rPr>
            </w:pPr>
            <w:r w:rsidRPr="000F1DF8">
              <w:rPr>
                <w:sz w:val="20"/>
                <w:szCs w:val="20"/>
              </w:rPr>
              <w:t>Includes murder, theft, and other criminal cases</w:t>
            </w:r>
          </w:p>
        </w:tc>
      </w:tr>
      <w:tr w:rsidR="00D6664E" w:rsidRPr="000F1DF8" w14:paraId="24086468" w14:textId="77777777" w:rsidTr="005E1777">
        <w:tc>
          <w:tcPr>
            <w:tcW w:w="1843" w:type="dxa"/>
          </w:tcPr>
          <w:p w14:paraId="55E368E4" w14:textId="77777777" w:rsidR="00D6664E" w:rsidRPr="000F1DF8" w:rsidRDefault="00D6664E" w:rsidP="005E1777">
            <w:pPr>
              <w:spacing w:after="160" w:line="259" w:lineRule="auto"/>
              <w:rPr>
                <w:sz w:val="20"/>
                <w:szCs w:val="20"/>
              </w:rPr>
            </w:pPr>
          </w:p>
        </w:tc>
        <w:tc>
          <w:tcPr>
            <w:tcW w:w="2693" w:type="dxa"/>
          </w:tcPr>
          <w:p w14:paraId="103BD330" w14:textId="77777777" w:rsidR="00D6664E" w:rsidRPr="000F1DF8" w:rsidRDefault="00D6664E" w:rsidP="005E1777">
            <w:pPr>
              <w:spacing w:after="160" w:line="259" w:lineRule="auto"/>
              <w:rPr>
                <w:sz w:val="20"/>
                <w:szCs w:val="20"/>
              </w:rPr>
            </w:pPr>
          </w:p>
        </w:tc>
        <w:tc>
          <w:tcPr>
            <w:tcW w:w="2977" w:type="dxa"/>
          </w:tcPr>
          <w:p w14:paraId="6221A28A" w14:textId="77777777" w:rsidR="00D6664E" w:rsidRPr="000F1DF8" w:rsidRDefault="00D6664E" w:rsidP="005E1777">
            <w:pPr>
              <w:spacing w:after="160" w:line="259" w:lineRule="auto"/>
              <w:rPr>
                <w:sz w:val="20"/>
                <w:szCs w:val="20"/>
              </w:rPr>
            </w:pPr>
          </w:p>
        </w:tc>
        <w:tc>
          <w:tcPr>
            <w:tcW w:w="2126" w:type="dxa"/>
          </w:tcPr>
          <w:p w14:paraId="3F657AA0" w14:textId="77777777" w:rsidR="00D6664E" w:rsidRPr="000F1DF8" w:rsidRDefault="00D6664E" w:rsidP="005E1777">
            <w:pPr>
              <w:spacing w:after="160" w:line="259" w:lineRule="auto"/>
              <w:rPr>
                <w:sz w:val="20"/>
                <w:szCs w:val="20"/>
              </w:rPr>
            </w:pPr>
          </w:p>
        </w:tc>
        <w:tc>
          <w:tcPr>
            <w:tcW w:w="4309" w:type="dxa"/>
          </w:tcPr>
          <w:p w14:paraId="331E1495" w14:textId="77777777" w:rsidR="00D6664E" w:rsidRPr="000F1DF8" w:rsidRDefault="00D6664E" w:rsidP="005E1777">
            <w:pPr>
              <w:spacing w:after="160" w:line="259" w:lineRule="auto"/>
              <w:rPr>
                <w:sz w:val="20"/>
                <w:szCs w:val="20"/>
              </w:rPr>
            </w:pPr>
          </w:p>
        </w:tc>
      </w:tr>
      <w:tr w:rsidR="00D6664E" w:rsidRPr="000F1DF8" w14:paraId="5D6BCD82" w14:textId="77777777" w:rsidTr="005E1777">
        <w:tc>
          <w:tcPr>
            <w:tcW w:w="1843" w:type="dxa"/>
            <w:tcBorders>
              <w:bottom w:val="single" w:sz="6" w:space="0" w:color="auto"/>
            </w:tcBorders>
          </w:tcPr>
          <w:p w14:paraId="7100C02C" w14:textId="77777777" w:rsidR="00D6664E" w:rsidRPr="000F1DF8" w:rsidRDefault="00D6664E" w:rsidP="005E1777">
            <w:pPr>
              <w:spacing w:after="160" w:line="259" w:lineRule="auto"/>
              <w:rPr>
                <w:sz w:val="20"/>
                <w:szCs w:val="20"/>
              </w:rPr>
            </w:pPr>
          </w:p>
        </w:tc>
        <w:tc>
          <w:tcPr>
            <w:tcW w:w="2693" w:type="dxa"/>
            <w:tcBorders>
              <w:bottom w:val="single" w:sz="6" w:space="0" w:color="auto"/>
            </w:tcBorders>
          </w:tcPr>
          <w:p w14:paraId="44D94262" w14:textId="0BA5E1E4" w:rsidR="00D6664E" w:rsidRPr="000F1DF8" w:rsidRDefault="00D6664E" w:rsidP="005E1777">
            <w:pPr>
              <w:spacing w:after="160" w:line="259" w:lineRule="auto"/>
              <w:rPr>
                <w:sz w:val="20"/>
                <w:szCs w:val="20"/>
              </w:rPr>
            </w:pPr>
            <w:r w:rsidRPr="000F1DF8">
              <w:rPr>
                <w:sz w:val="20"/>
                <w:szCs w:val="20"/>
              </w:rPr>
              <w:t>Number of land conflict cases</w:t>
            </w:r>
            <w:r w:rsidR="004C58EB" w:rsidRPr="000F1DF8">
              <w:rPr>
                <w:sz w:val="20"/>
                <w:szCs w:val="20"/>
              </w:rPr>
              <w:t>*</w:t>
            </w:r>
          </w:p>
        </w:tc>
        <w:tc>
          <w:tcPr>
            <w:tcW w:w="2977" w:type="dxa"/>
            <w:tcBorders>
              <w:bottom w:val="single" w:sz="6" w:space="0" w:color="auto"/>
            </w:tcBorders>
          </w:tcPr>
          <w:p w14:paraId="5DD480BE" w14:textId="77777777" w:rsidR="00D6664E" w:rsidRPr="000F1DF8" w:rsidRDefault="00D6664E" w:rsidP="005E1777">
            <w:pPr>
              <w:spacing w:after="160" w:line="259" w:lineRule="auto"/>
              <w:rPr>
                <w:sz w:val="20"/>
                <w:szCs w:val="20"/>
              </w:rPr>
            </w:pPr>
          </w:p>
        </w:tc>
        <w:tc>
          <w:tcPr>
            <w:tcW w:w="2126" w:type="dxa"/>
            <w:tcBorders>
              <w:bottom w:val="single" w:sz="6" w:space="0" w:color="auto"/>
            </w:tcBorders>
          </w:tcPr>
          <w:p w14:paraId="3C5BDC61" w14:textId="77777777" w:rsidR="00D6664E" w:rsidRPr="000F1DF8" w:rsidRDefault="00D6664E" w:rsidP="005E1777">
            <w:pPr>
              <w:spacing w:after="160" w:line="259" w:lineRule="auto"/>
              <w:rPr>
                <w:sz w:val="20"/>
                <w:szCs w:val="20"/>
              </w:rPr>
            </w:pPr>
            <w:r w:rsidRPr="000F1DF8">
              <w:rPr>
                <w:sz w:val="20"/>
                <w:szCs w:val="20"/>
              </w:rPr>
              <w:t>Categorical</w:t>
            </w:r>
          </w:p>
        </w:tc>
        <w:tc>
          <w:tcPr>
            <w:tcW w:w="4309" w:type="dxa"/>
            <w:tcBorders>
              <w:bottom w:val="single" w:sz="6" w:space="0" w:color="auto"/>
            </w:tcBorders>
          </w:tcPr>
          <w:p w14:paraId="2B224989" w14:textId="77777777" w:rsidR="00D6664E" w:rsidRPr="000F1DF8" w:rsidRDefault="00D6664E" w:rsidP="005E1777">
            <w:pPr>
              <w:spacing w:after="160" w:line="259" w:lineRule="auto"/>
              <w:rPr>
                <w:sz w:val="20"/>
                <w:szCs w:val="20"/>
              </w:rPr>
            </w:pPr>
            <w:r w:rsidRPr="000F1DF8">
              <w:rPr>
                <w:sz w:val="20"/>
                <w:szCs w:val="20"/>
              </w:rPr>
              <w:t>In the previous 12 months</w:t>
            </w:r>
          </w:p>
        </w:tc>
      </w:tr>
      <w:tr w:rsidR="00D6664E" w:rsidRPr="000F1DF8" w14:paraId="059FD9BE" w14:textId="77777777" w:rsidTr="005E1777">
        <w:tc>
          <w:tcPr>
            <w:tcW w:w="1843" w:type="dxa"/>
            <w:tcBorders>
              <w:top w:val="single" w:sz="6" w:space="0" w:color="auto"/>
            </w:tcBorders>
          </w:tcPr>
          <w:p w14:paraId="0BB7CBAC" w14:textId="77777777" w:rsidR="00D6664E" w:rsidRPr="000F1DF8" w:rsidRDefault="00D6664E" w:rsidP="005E1777">
            <w:pPr>
              <w:spacing w:after="160" w:line="259" w:lineRule="auto"/>
              <w:rPr>
                <w:sz w:val="20"/>
                <w:szCs w:val="20"/>
              </w:rPr>
            </w:pPr>
            <w:r w:rsidRPr="000F1DF8">
              <w:rPr>
                <w:sz w:val="20"/>
                <w:szCs w:val="20"/>
              </w:rPr>
              <w:t>Migration</w:t>
            </w:r>
          </w:p>
        </w:tc>
        <w:tc>
          <w:tcPr>
            <w:tcW w:w="2693" w:type="dxa"/>
            <w:tcBorders>
              <w:top w:val="single" w:sz="6" w:space="0" w:color="auto"/>
            </w:tcBorders>
          </w:tcPr>
          <w:p w14:paraId="250D37FD" w14:textId="75D79203" w:rsidR="00D6664E" w:rsidRPr="000F1DF8" w:rsidRDefault="00D6664E" w:rsidP="005E1777">
            <w:pPr>
              <w:spacing w:after="160" w:line="259" w:lineRule="auto"/>
              <w:rPr>
                <w:sz w:val="20"/>
                <w:szCs w:val="20"/>
              </w:rPr>
            </w:pPr>
            <w:r w:rsidRPr="000F1DF8">
              <w:rPr>
                <w:sz w:val="20"/>
                <w:szCs w:val="20"/>
              </w:rPr>
              <w:t>Number of in-migrants</w:t>
            </w:r>
            <w:r w:rsidR="004C58EB" w:rsidRPr="000F1DF8">
              <w:rPr>
                <w:sz w:val="20"/>
                <w:szCs w:val="20"/>
              </w:rPr>
              <w:t>*</w:t>
            </w:r>
          </w:p>
        </w:tc>
        <w:tc>
          <w:tcPr>
            <w:tcW w:w="2977" w:type="dxa"/>
            <w:tcBorders>
              <w:top w:val="single" w:sz="6" w:space="0" w:color="auto"/>
            </w:tcBorders>
          </w:tcPr>
          <w:p w14:paraId="0729A8B9" w14:textId="77777777" w:rsidR="00D6664E" w:rsidRPr="000F1DF8" w:rsidRDefault="00D6664E" w:rsidP="005E1777">
            <w:pPr>
              <w:spacing w:after="160" w:line="259" w:lineRule="auto"/>
              <w:rPr>
                <w:sz w:val="20"/>
                <w:szCs w:val="20"/>
              </w:rPr>
            </w:pPr>
          </w:p>
        </w:tc>
        <w:tc>
          <w:tcPr>
            <w:tcW w:w="2126" w:type="dxa"/>
            <w:tcBorders>
              <w:top w:val="single" w:sz="6" w:space="0" w:color="auto"/>
            </w:tcBorders>
          </w:tcPr>
          <w:p w14:paraId="643A8371" w14:textId="77777777" w:rsidR="00D6664E" w:rsidRPr="000F1DF8" w:rsidRDefault="00D6664E" w:rsidP="005E1777">
            <w:pPr>
              <w:spacing w:after="160" w:line="259" w:lineRule="auto"/>
              <w:rPr>
                <w:sz w:val="20"/>
                <w:szCs w:val="20"/>
              </w:rPr>
            </w:pPr>
            <w:r w:rsidRPr="000F1DF8">
              <w:rPr>
                <w:sz w:val="20"/>
                <w:szCs w:val="20"/>
              </w:rPr>
              <w:t>Categorical</w:t>
            </w:r>
          </w:p>
        </w:tc>
        <w:tc>
          <w:tcPr>
            <w:tcW w:w="4309" w:type="dxa"/>
            <w:tcBorders>
              <w:top w:val="single" w:sz="6" w:space="0" w:color="auto"/>
            </w:tcBorders>
          </w:tcPr>
          <w:p w14:paraId="33D175C5" w14:textId="77777777" w:rsidR="00D6664E" w:rsidRPr="000F1DF8" w:rsidRDefault="00D6664E" w:rsidP="005E1777">
            <w:pPr>
              <w:spacing w:after="160" w:line="259" w:lineRule="auto"/>
              <w:rPr>
                <w:sz w:val="20"/>
                <w:szCs w:val="20"/>
              </w:rPr>
            </w:pPr>
            <w:r w:rsidRPr="000F1DF8">
              <w:rPr>
                <w:sz w:val="20"/>
                <w:szCs w:val="20"/>
              </w:rPr>
              <w:t>Migration into the commune</w:t>
            </w:r>
          </w:p>
        </w:tc>
      </w:tr>
      <w:tr w:rsidR="00D6664E" w:rsidRPr="000F1DF8" w14:paraId="4A95A4A8" w14:textId="77777777" w:rsidTr="005E1777">
        <w:tc>
          <w:tcPr>
            <w:tcW w:w="1843" w:type="dxa"/>
            <w:tcBorders>
              <w:bottom w:val="single" w:sz="6" w:space="0" w:color="auto"/>
            </w:tcBorders>
          </w:tcPr>
          <w:p w14:paraId="6070F2F6" w14:textId="77777777" w:rsidR="00D6664E" w:rsidRPr="000F1DF8" w:rsidRDefault="00D6664E" w:rsidP="005E1777">
            <w:pPr>
              <w:spacing w:after="160" w:line="259" w:lineRule="auto"/>
              <w:rPr>
                <w:sz w:val="20"/>
                <w:szCs w:val="20"/>
              </w:rPr>
            </w:pPr>
          </w:p>
        </w:tc>
        <w:tc>
          <w:tcPr>
            <w:tcW w:w="2693" w:type="dxa"/>
            <w:tcBorders>
              <w:bottom w:val="single" w:sz="6" w:space="0" w:color="auto"/>
            </w:tcBorders>
          </w:tcPr>
          <w:p w14:paraId="6825B642" w14:textId="6A09610B" w:rsidR="00D6664E" w:rsidRPr="000F1DF8" w:rsidRDefault="00D6664E" w:rsidP="005E1777">
            <w:pPr>
              <w:spacing w:after="160" w:line="259" w:lineRule="auto"/>
              <w:rPr>
                <w:sz w:val="20"/>
                <w:szCs w:val="20"/>
              </w:rPr>
            </w:pPr>
            <w:r w:rsidRPr="000F1DF8">
              <w:rPr>
                <w:sz w:val="20"/>
                <w:szCs w:val="20"/>
              </w:rPr>
              <w:t>Number of out-migrants</w:t>
            </w:r>
            <w:r w:rsidR="004C58EB" w:rsidRPr="000F1DF8">
              <w:rPr>
                <w:sz w:val="20"/>
                <w:szCs w:val="20"/>
              </w:rPr>
              <w:t>*</w:t>
            </w:r>
          </w:p>
        </w:tc>
        <w:tc>
          <w:tcPr>
            <w:tcW w:w="2977" w:type="dxa"/>
            <w:tcBorders>
              <w:bottom w:val="single" w:sz="6" w:space="0" w:color="auto"/>
            </w:tcBorders>
          </w:tcPr>
          <w:p w14:paraId="09CDFB97" w14:textId="77777777" w:rsidR="00D6664E" w:rsidRPr="000F1DF8" w:rsidRDefault="00D6664E" w:rsidP="005E1777">
            <w:pPr>
              <w:spacing w:after="160" w:line="259" w:lineRule="auto"/>
              <w:rPr>
                <w:sz w:val="20"/>
                <w:szCs w:val="20"/>
              </w:rPr>
            </w:pPr>
          </w:p>
        </w:tc>
        <w:tc>
          <w:tcPr>
            <w:tcW w:w="2126" w:type="dxa"/>
            <w:tcBorders>
              <w:bottom w:val="single" w:sz="6" w:space="0" w:color="auto"/>
            </w:tcBorders>
          </w:tcPr>
          <w:p w14:paraId="3E397BC4" w14:textId="77777777" w:rsidR="00D6664E" w:rsidRPr="000F1DF8" w:rsidRDefault="00D6664E" w:rsidP="005E1777">
            <w:pPr>
              <w:spacing w:after="160" w:line="259" w:lineRule="auto"/>
              <w:rPr>
                <w:sz w:val="20"/>
                <w:szCs w:val="20"/>
              </w:rPr>
            </w:pPr>
            <w:r w:rsidRPr="000F1DF8">
              <w:rPr>
                <w:sz w:val="20"/>
                <w:szCs w:val="20"/>
              </w:rPr>
              <w:t>Categorical</w:t>
            </w:r>
          </w:p>
        </w:tc>
        <w:tc>
          <w:tcPr>
            <w:tcW w:w="4309" w:type="dxa"/>
            <w:tcBorders>
              <w:bottom w:val="single" w:sz="6" w:space="0" w:color="auto"/>
            </w:tcBorders>
          </w:tcPr>
          <w:p w14:paraId="3E4DD29D" w14:textId="77777777" w:rsidR="00D6664E" w:rsidRPr="000F1DF8" w:rsidRDefault="00D6664E" w:rsidP="005E1777">
            <w:pPr>
              <w:spacing w:after="160" w:line="259" w:lineRule="auto"/>
              <w:rPr>
                <w:sz w:val="20"/>
                <w:szCs w:val="20"/>
              </w:rPr>
            </w:pPr>
            <w:r w:rsidRPr="000F1DF8">
              <w:rPr>
                <w:sz w:val="20"/>
                <w:szCs w:val="20"/>
              </w:rPr>
              <w:t>Migration out of the commune</w:t>
            </w:r>
          </w:p>
        </w:tc>
      </w:tr>
      <w:tr w:rsidR="00D6664E" w:rsidRPr="000F1DF8" w14:paraId="6FA71762" w14:textId="77777777" w:rsidTr="005E1777">
        <w:tc>
          <w:tcPr>
            <w:tcW w:w="1843" w:type="dxa"/>
            <w:tcBorders>
              <w:top w:val="single" w:sz="6" w:space="0" w:color="auto"/>
            </w:tcBorders>
          </w:tcPr>
          <w:p w14:paraId="69DA8FC7" w14:textId="77777777" w:rsidR="00D6664E" w:rsidRPr="000F1DF8" w:rsidRDefault="00D6664E" w:rsidP="005E1777">
            <w:pPr>
              <w:spacing w:after="160" w:line="259" w:lineRule="auto"/>
              <w:rPr>
                <w:sz w:val="20"/>
                <w:szCs w:val="20"/>
              </w:rPr>
            </w:pPr>
            <w:r w:rsidRPr="000F1DF8">
              <w:rPr>
                <w:sz w:val="20"/>
                <w:szCs w:val="20"/>
              </w:rPr>
              <w:t>Control</w:t>
            </w:r>
          </w:p>
        </w:tc>
        <w:tc>
          <w:tcPr>
            <w:tcW w:w="2693" w:type="dxa"/>
            <w:tcBorders>
              <w:top w:val="single" w:sz="6" w:space="0" w:color="auto"/>
            </w:tcBorders>
          </w:tcPr>
          <w:p w14:paraId="00CAC1D4" w14:textId="77777777" w:rsidR="00D6664E" w:rsidRPr="000F1DF8" w:rsidRDefault="00D6664E" w:rsidP="005E1777">
            <w:pPr>
              <w:spacing w:after="160" w:line="259" w:lineRule="auto"/>
              <w:rPr>
                <w:sz w:val="20"/>
                <w:szCs w:val="20"/>
              </w:rPr>
            </w:pPr>
            <w:r w:rsidRPr="000F1DF8">
              <w:rPr>
                <w:sz w:val="20"/>
                <w:szCs w:val="20"/>
              </w:rPr>
              <w:t>Mean elevation (masl)</w:t>
            </w:r>
          </w:p>
        </w:tc>
        <w:tc>
          <w:tcPr>
            <w:tcW w:w="2977" w:type="dxa"/>
            <w:tcBorders>
              <w:top w:val="single" w:sz="6" w:space="0" w:color="auto"/>
            </w:tcBorders>
          </w:tcPr>
          <w:p w14:paraId="7D7A9124" w14:textId="77777777" w:rsidR="00D6664E" w:rsidRPr="000F1DF8" w:rsidRDefault="00D6664E" w:rsidP="005E1777">
            <w:pPr>
              <w:spacing w:after="160" w:line="259" w:lineRule="auto"/>
              <w:rPr>
                <w:sz w:val="20"/>
                <w:szCs w:val="20"/>
              </w:rPr>
            </w:pPr>
          </w:p>
        </w:tc>
        <w:tc>
          <w:tcPr>
            <w:tcW w:w="2126" w:type="dxa"/>
            <w:tcBorders>
              <w:top w:val="single" w:sz="6" w:space="0" w:color="auto"/>
            </w:tcBorders>
          </w:tcPr>
          <w:p w14:paraId="621F1BF2" w14:textId="77777777" w:rsidR="00D6664E" w:rsidRPr="000F1DF8" w:rsidRDefault="00D6664E" w:rsidP="005E1777">
            <w:pPr>
              <w:spacing w:after="160" w:line="259" w:lineRule="auto"/>
              <w:rPr>
                <w:sz w:val="20"/>
                <w:szCs w:val="20"/>
              </w:rPr>
            </w:pPr>
            <w:r w:rsidRPr="000F1DF8">
              <w:rPr>
                <w:sz w:val="20"/>
                <w:szCs w:val="20"/>
              </w:rPr>
              <w:t>Categorical</w:t>
            </w:r>
          </w:p>
        </w:tc>
        <w:tc>
          <w:tcPr>
            <w:tcW w:w="4309" w:type="dxa"/>
            <w:tcBorders>
              <w:top w:val="single" w:sz="6" w:space="0" w:color="auto"/>
            </w:tcBorders>
          </w:tcPr>
          <w:p w14:paraId="5E8000AF" w14:textId="77777777" w:rsidR="00D6664E" w:rsidRPr="000F1DF8" w:rsidRDefault="00D6664E" w:rsidP="005E1777">
            <w:pPr>
              <w:spacing w:after="160" w:line="259" w:lineRule="auto"/>
              <w:rPr>
                <w:sz w:val="20"/>
                <w:szCs w:val="20"/>
              </w:rPr>
            </w:pPr>
            <w:r w:rsidRPr="000F1DF8">
              <w:rPr>
                <w:sz w:val="20"/>
                <w:szCs w:val="20"/>
              </w:rPr>
              <w:t>Mean elevation for the commune</w:t>
            </w:r>
          </w:p>
        </w:tc>
      </w:tr>
      <w:tr w:rsidR="00D6664E" w:rsidRPr="000F1DF8" w14:paraId="6634FD5A" w14:textId="77777777" w:rsidTr="005E1777">
        <w:tc>
          <w:tcPr>
            <w:tcW w:w="1843" w:type="dxa"/>
          </w:tcPr>
          <w:p w14:paraId="7838F453" w14:textId="77777777" w:rsidR="00D6664E" w:rsidRPr="000F1DF8" w:rsidRDefault="00D6664E" w:rsidP="005E1777">
            <w:pPr>
              <w:spacing w:after="160" w:line="259" w:lineRule="auto"/>
              <w:rPr>
                <w:sz w:val="20"/>
                <w:szCs w:val="20"/>
              </w:rPr>
            </w:pPr>
          </w:p>
        </w:tc>
        <w:tc>
          <w:tcPr>
            <w:tcW w:w="2693" w:type="dxa"/>
          </w:tcPr>
          <w:p w14:paraId="3C01F962" w14:textId="77777777" w:rsidR="00D6664E" w:rsidRPr="000F1DF8" w:rsidRDefault="00D6664E" w:rsidP="005E1777">
            <w:pPr>
              <w:spacing w:after="160" w:line="259" w:lineRule="auto"/>
              <w:rPr>
                <w:sz w:val="20"/>
                <w:szCs w:val="20"/>
              </w:rPr>
            </w:pPr>
            <w:r w:rsidRPr="000F1DF8">
              <w:rPr>
                <w:sz w:val="20"/>
                <w:szCs w:val="20"/>
              </w:rPr>
              <w:t>Distance to international border (km)</w:t>
            </w:r>
          </w:p>
        </w:tc>
        <w:tc>
          <w:tcPr>
            <w:tcW w:w="2977" w:type="dxa"/>
          </w:tcPr>
          <w:p w14:paraId="32C8E75D" w14:textId="77777777" w:rsidR="00D6664E" w:rsidRPr="000F1DF8" w:rsidRDefault="00D6664E" w:rsidP="005E1777">
            <w:pPr>
              <w:spacing w:after="160" w:line="259" w:lineRule="auto"/>
              <w:rPr>
                <w:sz w:val="20"/>
                <w:szCs w:val="20"/>
              </w:rPr>
            </w:pPr>
          </w:p>
        </w:tc>
        <w:tc>
          <w:tcPr>
            <w:tcW w:w="2126" w:type="dxa"/>
          </w:tcPr>
          <w:p w14:paraId="6060AE8E" w14:textId="77777777" w:rsidR="00D6664E" w:rsidRPr="000F1DF8" w:rsidRDefault="00D6664E" w:rsidP="005E1777">
            <w:pPr>
              <w:spacing w:after="160" w:line="259" w:lineRule="auto"/>
              <w:rPr>
                <w:sz w:val="20"/>
                <w:szCs w:val="20"/>
              </w:rPr>
            </w:pPr>
            <w:r w:rsidRPr="000F1DF8">
              <w:rPr>
                <w:sz w:val="20"/>
                <w:szCs w:val="20"/>
              </w:rPr>
              <w:t>Categorical</w:t>
            </w:r>
          </w:p>
        </w:tc>
        <w:tc>
          <w:tcPr>
            <w:tcW w:w="4309" w:type="dxa"/>
          </w:tcPr>
          <w:p w14:paraId="78155A45" w14:textId="77777777" w:rsidR="00D6664E" w:rsidRPr="000F1DF8" w:rsidRDefault="00D6664E" w:rsidP="005E1777">
            <w:pPr>
              <w:spacing w:after="160" w:line="259" w:lineRule="auto"/>
              <w:rPr>
                <w:sz w:val="20"/>
                <w:szCs w:val="20"/>
              </w:rPr>
            </w:pPr>
            <w:r w:rsidRPr="000F1DF8">
              <w:rPr>
                <w:sz w:val="20"/>
                <w:szCs w:val="20"/>
              </w:rPr>
              <w:t>Distance from the centre of the commune to the nearest international border</w:t>
            </w:r>
          </w:p>
        </w:tc>
      </w:tr>
      <w:tr w:rsidR="00D6664E" w:rsidRPr="000F1DF8" w14:paraId="1CF11FB9" w14:textId="77777777" w:rsidTr="005E1777">
        <w:tc>
          <w:tcPr>
            <w:tcW w:w="1843" w:type="dxa"/>
          </w:tcPr>
          <w:p w14:paraId="19E8624E" w14:textId="77777777" w:rsidR="00D6664E" w:rsidRPr="000F1DF8" w:rsidRDefault="00D6664E" w:rsidP="005E1777">
            <w:pPr>
              <w:spacing w:after="160" w:line="259" w:lineRule="auto"/>
              <w:rPr>
                <w:sz w:val="20"/>
                <w:szCs w:val="20"/>
              </w:rPr>
            </w:pPr>
          </w:p>
        </w:tc>
        <w:tc>
          <w:tcPr>
            <w:tcW w:w="2693" w:type="dxa"/>
          </w:tcPr>
          <w:p w14:paraId="03100070" w14:textId="77777777" w:rsidR="00D6664E" w:rsidRPr="000F1DF8" w:rsidRDefault="00D6664E" w:rsidP="005E1777">
            <w:pPr>
              <w:spacing w:after="160" w:line="259" w:lineRule="auto"/>
              <w:rPr>
                <w:sz w:val="20"/>
                <w:szCs w:val="20"/>
              </w:rPr>
            </w:pPr>
            <w:r w:rsidRPr="000F1DF8">
              <w:rPr>
                <w:sz w:val="20"/>
                <w:szCs w:val="20"/>
              </w:rPr>
              <w:t>Distance to Provincial Capital (km)</w:t>
            </w:r>
          </w:p>
        </w:tc>
        <w:tc>
          <w:tcPr>
            <w:tcW w:w="2977" w:type="dxa"/>
          </w:tcPr>
          <w:p w14:paraId="17ED81B6" w14:textId="77777777" w:rsidR="00D6664E" w:rsidRPr="000F1DF8" w:rsidRDefault="00D6664E" w:rsidP="005E1777">
            <w:pPr>
              <w:spacing w:after="160" w:line="259" w:lineRule="auto"/>
              <w:rPr>
                <w:sz w:val="20"/>
                <w:szCs w:val="20"/>
              </w:rPr>
            </w:pPr>
          </w:p>
        </w:tc>
        <w:tc>
          <w:tcPr>
            <w:tcW w:w="2126" w:type="dxa"/>
          </w:tcPr>
          <w:p w14:paraId="0D95DF5E" w14:textId="77777777" w:rsidR="00D6664E" w:rsidRPr="000F1DF8" w:rsidRDefault="00D6664E" w:rsidP="005E1777">
            <w:pPr>
              <w:spacing w:after="160" w:line="259" w:lineRule="auto"/>
              <w:rPr>
                <w:sz w:val="20"/>
                <w:szCs w:val="20"/>
              </w:rPr>
            </w:pPr>
            <w:r w:rsidRPr="000F1DF8">
              <w:rPr>
                <w:sz w:val="20"/>
                <w:szCs w:val="20"/>
              </w:rPr>
              <w:t>Categorical</w:t>
            </w:r>
          </w:p>
        </w:tc>
        <w:tc>
          <w:tcPr>
            <w:tcW w:w="4309" w:type="dxa"/>
          </w:tcPr>
          <w:p w14:paraId="49A6BEC3" w14:textId="77777777" w:rsidR="00D6664E" w:rsidRPr="000F1DF8" w:rsidRDefault="00D6664E" w:rsidP="005E1777">
            <w:pPr>
              <w:spacing w:after="160" w:line="259" w:lineRule="auto"/>
              <w:rPr>
                <w:sz w:val="20"/>
                <w:szCs w:val="20"/>
              </w:rPr>
            </w:pPr>
            <w:r w:rsidRPr="000F1DF8">
              <w:rPr>
                <w:sz w:val="20"/>
                <w:szCs w:val="20"/>
              </w:rPr>
              <w:t>Distance from the centre of the commune to the centre of the provincial capital (town or city)</w:t>
            </w:r>
          </w:p>
        </w:tc>
      </w:tr>
      <w:tr w:rsidR="00D6664E" w:rsidRPr="000F1DF8" w14:paraId="0F733FB5" w14:textId="77777777" w:rsidTr="005E1777">
        <w:tc>
          <w:tcPr>
            <w:tcW w:w="1843" w:type="dxa"/>
          </w:tcPr>
          <w:p w14:paraId="695AD0B9" w14:textId="77777777" w:rsidR="00D6664E" w:rsidRPr="000F1DF8" w:rsidRDefault="00D6664E" w:rsidP="005E1777">
            <w:pPr>
              <w:spacing w:after="160" w:line="259" w:lineRule="auto"/>
              <w:rPr>
                <w:sz w:val="20"/>
                <w:szCs w:val="20"/>
              </w:rPr>
            </w:pPr>
          </w:p>
        </w:tc>
        <w:tc>
          <w:tcPr>
            <w:tcW w:w="2693" w:type="dxa"/>
          </w:tcPr>
          <w:p w14:paraId="5C064536" w14:textId="77777777" w:rsidR="00D6664E" w:rsidRPr="000F1DF8" w:rsidRDefault="00D6664E" w:rsidP="005E1777">
            <w:pPr>
              <w:spacing w:after="160" w:line="259" w:lineRule="auto"/>
              <w:rPr>
                <w:sz w:val="20"/>
                <w:szCs w:val="20"/>
              </w:rPr>
            </w:pPr>
            <w:r w:rsidRPr="000F1DF8">
              <w:rPr>
                <w:sz w:val="20"/>
                <w:szCs w:val="20"/>
              </w:rPr>
              <w:t>Presence of economic land concessions</w:t>
            </w:r>
          </w:p>
        </w:tc>
        <w:tc>
          <w:tcPr>
            <w:tcW w:w="2977" w:type="dxa"/>
          </w:tcPr>
          <w:p w14:paraId="779A1A0E" w14:textId="77777777" w:rsidR="00D6664E" w:rsidRPr="000F1DF8" w:rsidRDefault="00D6664E" w:rsidP="005E1777">
            <w:pPr>
              <w:spacing w:after="160" w:line="259" w:lineRule="auto"/>
              <w:rPr>
                <w:sz w:val="20"/>
                <w:szCs w:val="20"/>
              </w:rPr>
            </w:pPr>
          </w:p>
        </w:tc>
        <w:tc>
          <w:tcPr>
            <w:tcW w:w="2126" w:type="dxa"/>
          </w:tcPr>
          <w:p w14:paraId="6DE68B70" w14:textId="77777777" w:rsidR="00D6664E" w:rsidRPr="000F1DF8" w:rsidRDefault="00D6664E" w:rsidP="005E1777">
            <w:pPr>
              <w:spacing w:after="160" w:line="259" w:lineRule="auto"/>
              <w:rPr>
                <w:sz w:val="20"/>
                <w:szCs w:val="20"/>
              </w:rPr>
            </w:pPr>
          </w:p>
        </w:tc>
        <w:tc>
          <w:tcPr>
            <w:tcW w:w="4309" w:type="dxa"/>
          </w:tcPr>
          <w:p w14:paraId="4080275F" w14:textId="77777777" w:rsidR="00D6664E" w:rsidRPr="000F1DF8" w:rsidRDefault="00D6664E" w:rsidP="005E1777">
            <w:pPr>
              <w:spacing w:after="160" w:line="259" w:lineRule="auto"/>
              <w:rPr>
                <w:sz w:val="20"/>
                <w:szCs w:val="20"/>
              </w:rPr>
            </w:pPr>
            <w:r w:rsidRPr="000F1DF8">
              <w:rPr>
                <w:sz w:val="20"/>
                <w:szCs w:val="20"/>
              </w:rPr>
              <w:t>Binary. 1 = part or all of an economic land concession falls within the boundary of the commune, 0 = no economic land concession falls within the commune boundary</w:t>
            </w:r>
          </w:p>
        </w:tc>
      </w:tr>
      <w:tr w:rsidR="00D6664E" w:rsidRPr="000F1DF8" w14:paraId="6B29E681" w14:textId="77777777" w:rsidTr="005E1777">
        <w:tc>
          <w:tcPr>
            <w:tcW w:w="1843" w:type="dxa"/>
          </w:tcPr>
          <w:p w14:paraId="535FAE36" w14:textId="77777777" w:rsidR="00D6664E" w:rsidRPr="000F1DF8" w:rsidRDefault="00D6664E" w:rsidP="005E1777">
            <w:pPr>
              <w:spacing w:after="160" w:line="259" w:lineRule="auto"/>
              <w:rPr>
                <w:sz w:val="20"/>
                <w:szCs w:val="20"/>
              </w:rPr>
            </w:pPr>
          </w:p>
        </w:tc>
        <w:tc>
          <w:tcPr>
            <w:tcW w:w="2693" w:type="dxa"/>
          </w:tcPr>
          <w:p w14:paraId="18AB34F2" w14:textId="77777777" w:rsidR="00D6664E" w:rsidRPr="000F1DF8" w:rsidRDefault="00D6664E" w:rsidP="005E1777">
            <w:pPr>
              <w:spacing w:after="160" w:line="259" w:lineRule="auto"/>
              <w:rPr>
                <w:sz w:val="20"/>
                <w:szCs w:val="20"/>
              </w:rPr>
            </w:pPr>
            <w:r w:rsidRPr="000F1DF8">
              <w:rPr>
                <w:sz w:val="20"/>
                <w:szCs w:val="20"/>
              </w:rPr>
              <w:t>Presence of protected area</w:t>
            </w:r>
          </w:p>
        </w:tc>
        <w:tc>
          <w:tcPr>
            <w:tcW w:w="2977" w:type="dxa"/>
          </w:tcPr>
          <w:p w14:paraId="7B1AEDE5" w14:textId="77777777" w:rsidR="00D6664E" w:rsidRPr="000F1DF8" w:rsidRDefault="00D6664E" w:rsidP="005E1777">
            <w:pPr>
              <w:spacing w:after="160" w:line="259" w:lineRule="auto"/>
              <w:rPr>
                <w:sz w:val="20"/>
                <w:szCs w:val="20"/>
              </w:rPr>
            </w:pPr>
          </w:p>
        </w:tc>
        <w:tc>
          <w:tcPr>
            <w:tcW w:w="2126" w:type="dxa"/>
          </w:tcPr>
          <w:p w14:paraId="53255D0E" w14:textId="77777777" w:rsidR="00D6664E" w:rsidRPr="000F1DF8" w:rsidRDefault="00D6664E" w:rsidP="005E1777">
            <w:pPr>
              <w:spacing w:after="160" w:line="259" w:lineRule="auto"/>
              <w:rPr>
                <w:sz w:val="20"/>
                <w:szCs w:val="20"/>
              </w:rPr>
            </w:pPr>
          </w:p>
        </w:tc>
        <w:tc>
          <w:tcPr>
            <w:tcW w:w="4309" w:type="dxa"/>
          </w:tcPr>
          <w:p w14:paraId="5B6FCD75" w14:textId="77777777" w:rsidR="00D6664E" w:rsidRPr="000F1DF8" w:rsidRDefault="00D6664E" w:rsidP="005E1777">
            <w:pPr>
              <w:spacing w:after="160" w:line="259" w:lineRule="auto"/>
              <w:rPr>
                <w:sz w:val="20"/>
                <w:szCs w:val="20"/>
              </w:rPr>
            </w:pPr>
            <w:r w:rsidRPr="000F1DF8">
              <w:rPr>
                <w:sz w:val="20"/>
                <w:szCs w:val="20"/>
              </w:rPr>
              <w:t>Binary. 1 = part or all of an protected area falls within the boundary of the commune, 0 = no protected area falls within the commune boundary. "Protected area" includes Wildlife Sanctuary, National Park, Protected Landscapes, Multiple-use areas, RAMSAR sites</w:t>
            </w:r>
          </w:p>
        </w:tc>
      </w:tr>
      <w:tr w:rsidR="00D6664E" w:rsidRPr="000F1DF8" w14:paraId="401D55E0" w14:textId="77777777" w:rsidTr="005E1777">
        <w:tc>
          <w:tcPr>
            <w:tcW w:w="1843" w:type="dxa"/>
            <w:tcBorders>
              <w:bottom w:val="single" w:sz="12" w:space="0" w:color="auto"/>
            </w:tcBorders>
          </w:tcPr>
          <w:p w14:paraId="417CDD5F" w14:textId="77777777" w:rsidR="00D6664E" w:rsidRPr="000F1DF8" w:rsidRDefault="00D6664E" w:rsidP="005E1777">
            <w:pPr>
              <w:spacing w:after="160" w:line="259" w:lineRule="auto"/>
              <w:rPr>
                <w:sz w:val="20"/>
                <w:szCs w:val="20"/>
              </w:rPr>
            </w:pPr>
          </w:p>
        </w:tc>
        <w:tc>
          <w:tcPr>
            <w:tcW w:w="2693" w:type="dxa"/>
            <w:tcBorders>
              <w:bottom w:val="single" w:sz="12" w:space="0" w:color="auto"/>
            </w:tcBorders>
          </w:tcPr>
          <w:p w14:paraId="6E455EC0" w14:textId="77777777" w:rsidR="00D6664E" w:rsidRPr="000F1DF8" w:rsidRDefault="00D6664E" w:rsidP="005E1777">
            <w:pPr>
              <w:spacing w:after="160" w:line="259" w:lineRule="auto"/>
              <w:rPr>
                <w:sz w:val="20"/>
                <w:szCs w:val="20"/>
              </w:rPr>
            </w:pPr>
            <w:r w:rsidRPr="000F1DF8">
              <w:rPr>
                <w:sz w:val="20"/>
                <w:szCs w:val="20"/>
              </w:rPr>
              <w:t>Protected area category</w:t>
            </w:r>
          </w:p>
        </w:tc>
        <w:tc>
          <w:tcPr>
            <w:tcW w:w="2977" w:type="dxa"/>
            <w:tcBorders>
              <w:bottom w:val="single" w:sz="12" w:space="0" w:color="auto"/>
            </w:tcBorders>
          </w:tcPr>
          <w:p w14:paraId="7650D266" w14:textId="77777777" w:rsidR="00D6664E" w:rsidRPr="000F1DF8" w:rsidRDefault="00D6664E" w:rsidP="005E1777">
            <w:pPr>
              <w:spacing w:after="160" w:line="259" w:lineRule="auto"/>
              <w:rPr>
                <w:sz w:val="20"/>
                <w:szCs w:val="20"/>
              </w:rPr>
            </w:pPr>
          </w:p>
        </w:tc>
        <w:tc>
          <w:tcPr>
            <w:tcW w:w="2126" w:type="dxa"/>
            <w:tcBorders>
              <w:bottom w:val="single" w:sz="12" w:space="0" w:color="auto"/>
            </w:tcBorders>
          </w:tcPr>
          <w:p w14:paraId="15A48D91" w14:textId="77777777" w:rsidR="00D6664E" w:rsidRPr="000F1DF8" w:rsidRDefault="00D6664E" w:rsidP="005E1777">
            <w:pPr>
              <w:spacing w:after="160" w:line="259" w:lineRule="auto"/>
              <w:rPr>
                <w:sz w:val="20"/>
                <w:szCs w:val="20"/>
              </w:rPr>
            </w:pPr>
          </w:p>
        </w:tc>
        <w:tc>
          <w:tcPr>
            <w:tcW w:w="4309" w:type="dxa"/>
            <w:tcBorders>
              <w:bottom w:val="single" w:sz="12" w:space="0" w:color="auto"/>
            </w:tcBorders>
          </w:tcPr>
          <w:p w14:paraId="64D7A68D" w14:textId="77777777" w:rsidR="00D6664E" w:rsidRPr="000F1DF8" w:rsidRDefault="00D6664E" w:rsidP="005E1777">
            <w:pPr>
              <w:spacing w:after="160" w:line="259" w:lineRule="auto"/>
              <w:rPr>
                <w:sz w:val="20"/>
                <w:szCs w:val="20"/>
              </w:rPr>
            </w:pPr>
            <w:r w:rsidRPr="000F1DF8">
              <w:rPr>
                <w:sz w:val="20"/>
                <w:szCs w:val="20"/>
              </w:rPr>
              <w:t>None = no protected area falls within commune, MULTI = more than one category of protected area falls within commune, WS = wildlife sanctuary, NP = national park, PL = protected landscape, MUA = multiple-use area, RMS = RAMSAR</w:t>
            </w:r>
          </w:p>
        </w:tc>
      </w:tr>
    </w:tbl>
    <w:p w14:paraId="75D090BF" w14:textId="4E4B86E1" w:rsidR="00D6664E" w:rsidRDefault="00D6664E"/>
    <w:p w14:paraId="42823AA2" w14:textId="19102AFA" w:rsidR="00D6664E" w:rsidRDefault="00D6664E"/>
    <w:p w14:paraId="1C4D6F4C" w14:textId="61B36C1B" w:rsidR="00D6664E" w:rsidRDefault="00D6664E"/>
    <w:p w14:paraId="3ABDF381" w14:textId="77777777" w:rsidR="00D6664E" w:rsidRDefault="00D6664E">
      <w:pPr>
        <w:sectPr w:rsidR="00D6664E" w:rsidSect="00D6664E">
          <w:pgSz w:w="16838" w:h="11906" w:orient="landscape"/>
          <w:pgMar w:top="1440" w:right="1440" w:bottom="1440" w:left="1440" w:header="708" w:footer="708" w:gutter="0"/>
          <w:cols w:space="708"/>
          <w:docGrid w:linePitch="360"/>
        </w:sectPr>
      </w:pPr>
    </w:p>
    <w:p w14:paraId="3B473C2C" w14:textId="59F694A8" w:rsidR="00D6664E" w:rsidRDefault="00D6664E">
      <w:pPr>
        <w:rPr>
          <w:b/>
          <w:bCs/>
        </w:rPr>
      </w:pPr>
      <w:r>
        <w:rPr>
          <w:b/>
          <w:bCs/>
        </w:rPr>
        <w:lastRenderedPageBreak/>
        <w:t xml:space="preserve">Results </w:t>
      </w:r>
    </w:p>
    <w:p w14:paraId="39D401F4" w14:textId="68172DC2" w:rsidR="00D6664E" w:rsidRDefault="00515BD5" w:rsidP="00D6664E">
      <w:pPr>
        <w:rPr>
          <w:i/>
          <w:iCs/>
        </w:rPr>
      </w:pPr>
      <w:r>
        <w:rPr>
          <w:i/>
          <w:iCs/>
        </w:rPr>
        <w:t>Socioeconomic predictors of forest cover at the Commune level</w:t>
      </w:r>
    </w:p>
    <w:p w14:paraId="155BC3D0" w14:textId="43F083E1" w:rsidR="00D6664E" w:rsidRDefault="00D6664E" w:rsidP="00D6664E">
      <w:r>
        <w:t>Initial within-set model selection resulted in a final candidate set with 10 models and 13 unique variables (</w:t>
      </w:r>
      <w:r w:rsidRPr="008E12A1">
        <w:rPr>
          <w:highlight w:val="yellow"/>
        </w:rPr>
        <w:t>Table S19</w:t>
      </w:r>
      <w:r>
        <w:t>). There was a single top model according to AIC (m1), with all other models having delta AIC values of more than 18 (</w:t>
      </w:r>
      <w:r w:rsidRPr="008E12A1">
        <w:rPr>
          <w:highlight w:val="yellow"/>
        </w:rPr>
        <w:t>Table S19</w:t>
      </w:r>
      <w:r>
        <w:t xml:space="preserve">). The top model only had one non-control variable - population density (Table </w:t>
      </w:r>
      <w:r w:rsidR="008E12A1">
        <w:t>2</w:t>
      </w:r>
      <w:r>
        <w:t>). The random effects term with the highest variance was Commune (10.45 [SD = 3.23], 60% of the total random effect variance), followed by Province (6.77 [SD = 2.60], 39% of the total random effect variance</w:t>
      </w:r>
      <w:r w:rsidRPr="00B45568">
        <w:t xml:space="preserve">, Table </w:t>
      </w:r>
      <w:r w:rsidR="008E12A1">
        <w:t>2</w:t>
      </w:r>
      <w:r w:rsidRPr="00B45568">
        <w:t xml:space="preserve">). </w:t>
      </w:r>
      <w:r>
        <w:t>The variance explained by year at both the commune and province level was low (0.005 [SD = 0.068] and 0.0005 [SD = 0.022] respectively), contributing approximately 1% of the total random effect variance (</w:t>
      </w:r>
      <w:r w:rsidRPr="00B45568">
        <w:t xml:space="preserve">Table </w:t>
      </w:r>
      <w:r w:rsidR="008E12A1">
        <w:t>2</w:t>
      </w:r>
      <w:r w:rsidRPr="00B45568">
        <w:t xml:space="preserve">). </w:t>
      </w:r>
      <w:r>
        <w:t>The marginal R</w:t>
      </w:r>
      <w:r w:rsidRPr="00DC5403">
        <w:rPr>
          <w:vertAlign w:val="superscript"/>
        </w:rPr>
        <w:t>2</w:t>
      </w:r>
      <w:r>
        <w:t xml:space="preserve"> (fixed effects only) was 0.78 (78%), and the conditional R</w:t>
      </w:r>
      <w:r w:rsidRPr="00DC5403">
        <w:rPr>
          <w:vertAlign w:val="superscript"/>
        </w:rPr>
        <w:t>2</w:t>
      </w:r>
      <w:r>
        <w:t xml:space="preserve"> (fixed and random effects) was </w:t>
      </w:r>
      <w:r w:rsidR="00267F13">
        <w:t>&gt;0.99.</w:t>
      </w:r>
      <w:r>
        <w:t xml:space="preserve"> The largest positive effect was from mean elevation (rate ratio = 2.861, </w:t>
      </w:r>
      <w:r w:rsidRPr="00B45568">
        <w:t xml:space="preserve">Table </w:t>
      </w:r>
      <w:r w:rsidR="008E12A1">
        <w:t>2</w:t>
      </w:r>
      <w:r w:rsidRPr="00B45568">
        <w:t xml:space="preserve">) </w:t>
      </w:r>
      <w:r>
        <w:t>which relates to 0.6 forest pixels (0.06 km</w:t>
      </w:r>
      <w:r w:rsidRPr="00F10EA9">
        <w:rPr>
          <w:vertAlign w:val="superscript"/>
        </w:rPr>
        <w:t>2</w:t>
      </w:r>
      <w:r>
        <w:t xml:space="preserve">) predicted within an </w:t>
      </w:r>
      <w:del w:id="5" w:author="Nils Bunnefeld" w:date="2021-12-08T09:34:00Z">
        <w:r w:rsidDel="002B6711">
          <w:delText>“</w:delText>
        </w:r>
      </w:del>
      <w:r>
        <w:t>average</w:t>
      </w:r>
      <w:del w:id="6" w:author="Nils Bunnefeld" w:date="2021-12-08T09:34:00Z">
        <w:r w:rsidDel="002B6711">
          <w:delText>”</w:delText>
        </w:r>
      </w:del>
      <w:r>
        <w:t xml:space="preserve"> commune (i.e., all other fixed and random effects set to their mean) when mean elevation is at the minimum within the country. When the mean elevation is at the maximum found within the country (and all other terms are set to their mean), the number of forest pixels predicted is 13,380 (1,204 km</w:t>
      </w:r>
      <w:r w:rsidRPr="00F10EA9">
        <w:rPr>
          <w:vertAlign w:val="superscript"/>
        </w:rPr>
        <w:t>2</w:t>
      </w:r>
      <w:r>
        <w:t xml:space="preserve">). This highlights that higher elevation areas of Cambodia are much more likely to be forested than lower elevation areas. The strongest negative effect was from population density (rate ratio = 0.001, </w:t>
      </w:r>
      <w:r w:rsidRPr="00B45568">
        <w:t xml:space="preserve">Table </w:t>
      </w:r>
      <w:r w:rsidR="008E12A1">
        <w:t>2</w:t>
      </w:r>
      <w:r w:rsidRPr="00B45568">
        <w:t xml:space="preserve">) </w:t>
      </w:r>
      <w:r>
        <w:t>which relates to approximately 1.5 predicted forest pixels (0.14 km</w:t>
      </w:r>
      <w:r w:rsidRPr="005B6361">
        <w:rPr>
          <w:vertAlign w:val="superscript"/>
        </w:rPr>
        <w:t>2</w:t>
      </w:r>
      <w:r>
        <w:t xml:space="preserve">) at the minimum value of population density found within the country, contrasting with a prediction of effectively zero </w:t>
      </w:r>
      <w:del w:id="7" w:author="Nils Bunnefeld" w:date="2021-12-08T09:35:00Z">
        <w:r w:rsidDel="002B6711">
          <w:delText xml:space="preserve">(2.22 </w:delText>
        </w:r>
        <w:r w:rsidDel="002B6711">
          <w:rPr>
            <w:rFonts w:cstheme="minorHAnsi"/>
          </w:rPr>
          <w:delText>×</w:delText>
        </w:r>
        <w:r w:rsidDel="002B6711">
          <w:delText xml:space="preserve"> 10</w:delText>
        </w:r>
        <w:r w:rsidRPr="005B6361" w:rsidDel="002B6711">
          <w:rPr>
            <w:vertAlign w:val="superscript"/>
          </w:rPr>
          <w:delText>-16</w:delText>
        </w:r>
        <w:r w:rsidDel="002B6711">
          <w:delText>)</w:delText>
        </w:r>
      </w:del>
      <w:r>
        <w:t xml:space="preserve"> forest pixels at the highest value of population density within the country. All other model terms, excluding the presence of ELCs, had positive effects on forest cover </w:t>
      </w:r>
      <w:r w:rsidRPr="00B45568">
        <w:t xml:space="preserve">(Table </w:t>
      </w:r>
      <w:r w:rsidR="008E12A1">
        <w:t>2</w:t>
      </w:r>
      <w:r w:rsidRPr="00B45568">
        <w:t xml:space="preserve">). These </w:t>
      </w:r>
      <w:r>
        <w:t xml:space="preserve">effects suggest that remote communes (large distances to provincial capitals) that are centrally located within the country (far away from international borders) are predicted to have high forest cover. </w:t>
      </w:r>
    </w:p>
    <w:p w14:paraId="7C73B1B0" w14:textId="364966A9" w:rsidR="00D6664E" w:rsidRDefault="00D6664E" w:rsidP="00D6664E">
      <w:r>
        <w:t xml:space="preserve">The results from the final commune-level model must, however, be viewed with extreme caution because model validation revealed some serious underlying issues. As is suggested by the variance associated with the commune-level random effect term, there was extreme variation between communes for all variables (predictors and response, Figure </w:t>
      </w:r>
      <w:r w:rsidR="008E12A1">
        <w:t>2</w:t>
      </w:r>
      <w:r>
        <w:t xml:space="preserve">). This between-group variance results in the model being unsuitable for generalised (i.e., ‘global’) predictions (Figure </w:t>
      </w:r>
      <w:r w:rsidR="008E12A1">
        <w:t>2</w:t>
      </w:r>
      <w:r>
        <w:t xml:space="preserve">). Intercept and slope estimates between communes, even within the same province, varied hugely (Figure </w:t>
      </w:r>
      <w:r w:rsidR="008E12A1">
        <w:t>3</w:t>
      </w:r>
      <w:r>
        <w:t>), and this issue was highlighted in diagnostic plots where we see that the assumption of normality of deviations of the conditional means of the random effects (for commune) from the global intercept is violated (</w:t>
      </w:r>
      <w:r w:rsidRPr="008E12A1">
        <w:rPr>
          <w:highlight w:val="yellow"/>
        </w:rPr>
        <w:t>Figure S6</w:t>
      </w:r>
      <w:r>
        <w:t>). Furthermore, the model residuals displayed heteroskedasticity, with the model predicting particularly poorly for lower values of the response (</w:t>
      </w:r>
      <w:r w:rsidRPr="008E12A1">
        <w:rPr>
          <w:highlight w:val="yellow"/>
        </w:rPr>
        <w:t>Figure S7</w:t>
      </w:r>
      <w:r>
        <w:t xml:space="preserve">). Therefore, drawing general inferences about the relationships between forest cover and socioeconomics at the country level using this model is inappropriate. </w:t>
      </w:r>
    </w:p>
    <w:p w14:paraId="667A9D5E" w14:textId="158307AA" w:rsidR="00515BD5" w:rsidRDefault="00515BD5" w:rsidP="00515BD5">
      <w:pPr>
        <w:rPr>
          <w:i/>
          <w:iCs/>
        </w:rPr>
      </w:pPr>
      <w:r>
        <w:rPr>
          <w:i/>
          <w:iCs/>
        </w:rPr>
        <w:t>Socioeconomic predictors of forest cover at the Province level</w:t>
      </w:r>
    </w:p>
    <w:p w14:paraId="4E254E74" w14:textId="370655B4" w:rsidR="0011048D" w:rsidRDefault="0011048D" w:rsidP="0011048D">
      <w:r>
        <w:t>The province-level models were run to eliminate the commune-level variation and to identify any broader relationships between forest cover and socioeconomics. A candidate set of 19 models was built and an evaluation of AIC selected a singl</w:t>
      </w:r>
      <w:commentRangeStart w:id="8"/>
      <w:r>
        <w:t>e model (m8) as the top model (</w:t>
      </w:r>
      <w:r w:rsidRPr="008E12A1">
        <w:rPr>
          <w:highlight w:val="yellow"/>
        </w:rPr>
        <w:t>Table S20</w:t>
      </w:r>
      <w:r>
        <w:t xml:space="preserve">). Model m5 had some support (delta AIC = 5, </w:t>
      </w:r>
      <w:r w:rsidRPr="008E12A1">
        <w:rPr>
          <w:highlight w:val="yellow"/>
        </w:rPr>
        <w:t>Table S20</w:t>
      </w:r>
      <w:r>
        <w:t>) b</w:t>
      </w:r>
      <w:commentRangeEnd w:id="8"/>
      <w:r w:rsidR="002B6711">
        <w:rPr>
          <w:rStyle w:val="CommentReference"/>
        </w:rPr>
        <w:commentReference w:id="8"/>
      </w:r>
      <w:r>
        <w:t>ut was a simpler version of m8 and therefore inferences were drawn from m8 alone. The random effects term with the highest variance was Province (1.18 [SD = 1.08]</w:t>
      </w:r>
      <w:r w:rsidR="008E12A1">
        <w:t>)</w:t>
      </w:r>
      <w:r>
        <w:t xml:space="preserve">, which constituted </w:t>
      </w:r>
      <w:r w:rsidRPr="0028392B">
        <w:t>99%</w:t>
      </w:r>
      <w:r>
        <w:t xml:space="preserve"> of the total random effects variance, followed by year (0.006 [SD = 0.077]</w:t>
      </w:r>
      <w:r w:rsidR="008E12A1">
        <w:t>)</w:t>
      </w:r>
      <w:r>
        <w:t xml:space="preserve">, which was </w:t>
      </w:r>
      <w:r w:rsidRPr="0028392B">
        <w:t>1%</w:t>
      </w:r>
      <w:r>
        <w:t xml:space="preserve"> of the total random effects variance</w:t>
      </w:r>
      <w:r w:rsidR="008E12A1">
        <w:t xml:space="preserve"> (Table 2</w:t>
      </w:r>
      <w:r>
        <w:t>). The marginal R</w:t>
      </w:r>
      <w:r w:rsidRPr="00E5353D">
        <w:rPr>
          <w:vertAlign w:val="superscript"/>
        </w:rPr>
        <w:t>2</w:t>
      </w:r>
      <w:r>
        <w:t xml:space="preserve"> (fixed effects only) was 0.71 (71%) and the conditional R</w:t>
      </w:r>
      <w:r w:rsidRPr="00E5353D">
        <w:rPr>
          <w:vertAlign w:val="superscript"/>
        </w:rPr>
        <w:t>2</w:t>
      </w:r>
      <w:r>
        <w:t xml:space="preserve"> (fixed and random effects) was 0.99 </w:t>
      </w:r>
      <w:r>
        <w:lastRenderedPageBreak/>
        <w:t>(99%). Presence of ELCs and presence of PAs had the largest two positive effects relative to their refences levels (no ELCs, no PAs), suggesting that provinces that have those two features are predicted to also have higher forest cover (</w:t>
      </w:r>
      <w:r w:rsidR="008E12A1">
        <w:t xml:space="preserve">Table 2, </w:t>
      </w:r>
      <w:r>
        <w:t>rate ratios = 1.51 and 1.64 respectively). In provinces where the proportion of males in school and distance to school are both low, higher levels of forest cover are predicted compared with provinces where these variables are high</w:t>
      </w:r>
      <w:r w:rsidR="0049773F">
        <w:t xml:space="preserve"> (Table 2)</w:t>
      </w:r>
      <w:r>
        <w:t xml:space="preserve">. </w:t>
      </w:r>
      <w:r w:rsidR="0049773F">
        <w:t>However, the above effects are weak (Figures 4 &amp; 5). For example, the difference in the predicted number of forest pixels between a province with a low proportion of males in school and a province with a high proportion (with all other variables set to low), is 200 (18 km</w:t>
      </w:r>
      <w:r w:rsidR="0049773F" w:rsidRPr="009D05E0">
        <w:rPr>
          <w:vertAlign w:val="superscript"/>
        </w:rPr>
        <w:t>2</w:t>
      </w:r>
      <w:r w:rsidR="0049773F">
        <w:t>). The difference in the number of predicted forest pixels between a province with low median distances to schools and a province with high median distances (with all other variables set to low), is 689 (62 km</w:t>
      </w:r>
      <w:r w:rsidR="0049773F" w:rsidRPr="00586D3B">
        <w:rPr>
          <w:vertAlign w:val="superscript"/>
        </w:rPr>
        <w:t>2</w:t>
      </w:r>
      <w:r w:rsidR="0049773F">
        <w:t xml:space="preserve">). As standalone figures these appear large, but in the context of the range of the response variable (minimum value of 54 forest pixels to a maximum of </w:t>
      </w:r>
      <w:r w:rsidR="0049773F" w:rsidRPr="00586D3B">
        <w:t>146</w:t>
      </w:r>
      <w:r w:rsidR="0049773F">
        <w:t>,</w:t>
      </w:r>
      <w:r w:rsidR="0049773F" w:rsidRPr="00586D3B">
        <w:t>876</w:t>
      </w:r>
      <w:r w:rsidR="0049773F">
        <w:t xml:space="preserve"> forest pixels), the effects are relatively weak. </w:t>
      </w:r>
      <w:r>
        <w:t>Furthermore, in provinces where elevation, distance to an international border, and distance to the provincial capital are low, forest cover is predicted to be higher than in provinces where these variables are high</w:t>
      </w:r>
      <w:r w:rsidR="0049773F">
        <w:t xml:space="preserve"> (Table 2)</w:t>
      </w:r>
      <w:r>
        <w:t>. Presence of PAs had the largest effect on predicted forest pixels. The number of forest pixels predicted for a province with PA presence is 36,890 (3,320 km</w:t>
      </w:r>
      <w:r w:rsidRPr="00586D3B">
        <w:rPr>
          <w:vertAlign w:val="superscript"/>
        </w:rPr>
        <w:t>2</w:t>
      </w:r>
      <w:r>
        <w:t xml:space="preserve">) higher than for a province with no PA presence. This emphasises the relationship between forested land and protected areas in Cambodia. The size of the effects for the two socioeconomic predictors (proportion of males in school, and distance to school) in the top model suggest that these variables have little power to predict forest cover at the provincial level in Cambodia, but that the presence of protected areas and economic land concessions do. </w:t>
      </w:r>
    </w:p>
    <w:p w14:paraId="771556BC" w14:textId="77777777" w:rsidR="0049773F" w:rsidRDefault="0049773F" w:rsidP="0011048D">
      <w:pPr>
        <w:rPr>
          <w:i/>
          <w:iCs/>
        </w:rPr>
      </w:pPr>
    </w:p>
    <w:p w14:paraId="0D66C3F5" w14:textId="77777777" w:rsidR="0049773F" w:rsidRDefault="0049773F" w:rsidP="0049773F">
      <w:pPr>
        <w:rPr>
          <w:b/>
          <w:bCs/>
          <w:sz w:val="20"/>
          <w:szCs w:val="20"/>
        </w:rPr>
      </w:pPr>
    </w:p>
    <w:p w14:paraId="34BF42F9" w14:textId="77777777" w:rsidR="0049773F" w:rsidRDefault="0049773F" w:rsidP="0049773F">
      <w:pPr>
        <w:rPr>
          <w:b/>
          <w:bCs/>
          <w:sz w:val="20"/>
          <w:szCs w:val="20"/>
        </w:rPr>
      </w:pPr>
    </w:p>
    <w:p w14:paraId="4ADF845E" w14:textId="77777777" w:rsidR="0049773F" w:rsidRDefault="0049773F" w:rsidP="0049773F">
      <w:pPr>
        <w:rPr>
          <w:b/>
          <w:bCs/>
          <w:sz w:val="20"/>
          <w:szCs w:val="20"/>
        </w:rPr>
      </w:pPr>
    </w:p>
    <w:p w14:paraId="3CDE38CA" w14:textId="77777777" w:rsidR="0049773F" w:rsidRDefault="0049773F" w:rsidP="0049773F">
      <w:pPr>
        <w:rPr>
          <w:b/>
          <w:bCs/>
          <w:sz w:val="20"/>
          <w:szCs w:val="20"/>
        </w:rPr>
      </w:pPr>
    </w:p>
    <w:p w14:paraId="03060D8E" w14:textId="77777777" w:rsidR="0049773F" w:rsidRDefault="0049773F" w:rsidP="0049773F">
      <w:pPr>
        <w:rPr>
          <w:b/>
          <w:bCs/>
          <w:sz w:val="20"/>
          <w:szCs w:val="20"/>
        </w:rPr>
      </w:pPr>
    </w:p>
    <w:p w14:paraId="0AFFE721" w14:textId="77777777" w:rsidR="0049773F" w:rsidRDefault="0049773F" w:rsidP="0049773F">
      <w:pPr>
        <w:rPr>
          <w:b/>
          <w:bCs/>
          <w:sz w:val="20"/>
          <w:szCs w:val="20"/>
        </w:rPr>
      </w:pPr>
    </w:p>
    <w:p w14:paraId="79F585F5" w14:textId="77777777" w:rsidR="0049773F" w:rsidRDefault="0049773F" w:rsidP="0049773F">
      <w:pPr>
        <w:rPr>
          <w:b/>
          <w:bCs/>
          <w:sz w:val="20"/>
          <w:szCs w:val="20"/>
        </w:rPr>
      </w:pPr>
    </w:p>
    <w:p w14:paraId="1CC9107D" w14:textId="77777777" w:rsidR="0049773F" w:rsidRDefault="0049773F" w:rsidP="0049773F">
      <w:pPr>
        <w:rPr>
          <w:b/>
          <w:bCs/>
          <w:sz w:val="20"/>
          <w:szCs w:val="20"/>
        </w:rPr>
      </w:pPr>
    </w:p>
    <w:p w14:paraId="1E1953EB" w14:textId="77777777" w:rsidR="0049773F" w:rsidRDefault="0049773F" w:rsidP="0049773F">
      <w:pPr>
        <w:rPr>
          <w:b/>
          <w:bCs/>
          <w:sz w:val="20"/>
          <w:szCs w:val="20"/>
        </w:rPr>
      </w:pPr>
    </w:p>
    <w:p w14:paraId="5CD03D18" w14:textId="77777777" w:rsidR="0049773F" w:rsidRDefault="0049773F" w:rsidP="0049773F">
      <w:pPr>
        <w:rPr>
          <w:b/>
          <w:bCs/>
          <w:sz w:val="20"/>
          <w:szCs w:val="20"/>
        </w:rPr>
      </w:pPr>
    </w:p>
    <w:p w14:paraId="010C2910" w14:textId="77777777" w:rsidR="0049773F" w:rsidRDefault="0049773F" w:rsidP="0049773F">
      <w:pPr>
        <w:rPr>
          <w:b/>
          <w:bCs/>
          <w:sz w:val="20"/>
          <w:szCs w:val="20"/>
        </w:rPr>
      </w:pPr>
    </w:p>
    <w:p w14:paraId="133A761E" w14:textId="77777777" w:rsidR="0049773F" w:rsidRDefault="0049773F" w:rsidP="0049773F">
      <w:pPr>
        <w:rPr>
          <w:b/>
          <w:bCs/>
          <w:sz w:val="20"/>
          <w:szCs w:val="20"/>
        </w:rPr>
      </w:pPr>
    </w:p>
    <w:p w14:paraId="49B40595" w14:textId="77777777" w:rsidR="0049773F" w:rsidRDefault="0049773F" w:rsidP="0049773F">
      <w:pPr>
        <w:rPr>
          <w:b/>
          <w:bCs/>
          <w:sz w:val="20"/>
          <w:szCs w:val="20"/>
        </w:rPr>
      </w:pPr>
    </w:p>
    <w:p w14:paraId="2FD00BDB" w14:textId="77777777" w:rsidR="0049773F" w:rsidRDefault="0049773F" w:rsidP="0049773F">
      <w:pPr>
        <w:rPr>
          <w:b/>
          <w:bCs/>
          <w:sz w:val="20"/>
          <w:szCs w:val="20"/>
        </w:rPr>
      </w:pPr>
    </w:p>
    <w:p w14:paraId="15E986A2" w14:textId="77777777" w:rsidR="0049773F" w:rsidRDefault="0049773F" w:rsidP="0049773F">
      <w:pPr>
        <w:rPr>
          <w:b/>
          <w:bCs/>
          <w:sz w:val="20"/>
          <w:szCs w:val="20"/>
        </w:rPr>
      </w:pPr>
    </w:p>
    <w:p w14:paraId="09BBBDE6" w14:textId="77777777" w:rsidR="0049773F" w:rsidRDefault="0049773F" w:rsidP="0049773F">
      <w:pPr>
        <w:rPr>
          <w:b/>
          <w:bCs/>
          <w:sz w:val="20"/>
          <w:szCs w:val="20"/>
        </w:rPr>
      </w:pPr>
    </w:p>
    <w:p w14:paraId="195C3AE6" w14:textId="3ADEA063" w:rsidR="0049773F" w:rsidRPr="00A2432B" w:rsidRDefault="0049773F" w:rsidP="0049773F">
      <w:pPr>
        <w:rPr>
          <w:b/>
          <w:bCs/>
          <w:sz w:val="20"/>
          <w:szCs w:val="20"/>
        </w:rPr>
      </w:pPr>
      <w:r w:rsidRPr="00A2432B">
        <w:rPr>
          <w:b/>
          <w:bCs/>
          <w:sz w:val="20"/>
          <w:szCs w:val="20"/>
        </w:rPr>
        <w:lastRenderedPageBreak/>
        <w:t xml:space="preserve">Table </w:t>
      </w:r>
      <w:r>
        <w:rPr>
          <w:b/>
          <w:bCs/>
          <w:sz w:val="20"/>
          <w:szCs w:val="20"/>
        </w:rPr>
        <w:t>2</w:t>
      </w:r>
      <w:r w:rsidRPr="00A2432B">
        <w:rPr>
          <w:b/>
          <w:bCs/>
          <w:sz w:val="20"/>
          <w:szCs w:val="20"/>
        </w:rPr>
        <w:t>. Model outputs</w:t>
      </w:r>
      <w:r>
        <w:rPr>
          <w:b/>
          <w:bCs/>
          <w:sz w:val="20"/>
          <w:szCs w:val="20"/>
        </w:rPr>
        <w:t xml:space="preserve"> and rate ratios</w:t>
      </w:r>
      <w:r w:rsidRPr="00A2432B">
        <w:rPr>
          <w:b/>
          <w:bCs/>
          <w:sz w:val="20"/>
          <w:szCs w:val="20"/>
        </w:rPr>
        <w:t xml:space="preserve"> from the top models </w:t>
      </w:r>
      <w:r>
        <w:rPr>
          <w:b/>
          <w:bCs/>
          <w:sz w:val="20"/>
          <w:szCs w:val="20"/>
        </w:rPr>
        <w:t>from the socioeconomic analysis. Outputs are</w:t>
      </w:r>
      <w:r w:rsidRPr="00A2432B">
        <w:rPr>
          <w:b/>
          <w:bCs/>
          <w:sz w:val="20"/>
          <w:szCs w:val="20"/>
        </w:rPr>
        <w:t xml:space="preserve"> for the commune-level analysis and the province-level analysis.</w:t>
      </w:r>
      <w:r>
        <w:rPr>
          <w:b/>
          <w:bCs/>
          <w:sz w:val="20"/>
          <w:szCs w:val="20"/>
        </w:rPr>
        <w:t xml:space="preserve"> Reported coefficients are on the link (log) scale. </w:t>
      </w:r>
    </w:p>
    <w:tbl>
      <w:tblPr>
        <w:tblW w:w="8221" w:type="dxa"/>
        <w:tblLook w:val="04A0" w:firstRow="1" w:lastRow="0" w:firstColumn="1" w:lastColumn="0" w:noHBand="0" w:noVBand="1"/>
      </w:tblPr>
      <w:tblGrid>
        <w:gridCol w:w="3402"/>
        <w:gridCol w:w="993"/>
        <w:gridCol w:w="862"/>
        <w:gridCol w:w="872"/>
        <w:gridCol w:w="392"/>
        <w:gridCol w:w="850"/>
        <w:gridCol w:w="850"/>
      </w:tblGrid>
      <w:tr w:rsidR="0049773F" w:rsidRPr="00A2432B" w14:paraId="4CDAACE5" w14:textId="77777777" w:rsidTr="005E1777">
        <w:trPr>
          <w:trHeight w:val="288"/>
        </w:trPr>
        <w:tc>
          <w:tcPr>
            <w:tcW w:w="3402" w:type="dxa"/>
            <w:tcBorders>
              <w:top w:val="single" w:sz="12" w:space="0" w:color="auto"/>
              <w:left w:val="nil"/>
              <w:bottom w:val="single" w:sz="12" w:space="0" w:color="auto"/>
              <w:right w:val="nil"/>
            </w:tcBorders>
            <w:shd w:val="clear" w:color="auto" w:fill="auto"/>
            <w:noWrap/>
            <w:vAlign w:val="bottom"/>
            <w:hideMark/>
          </w:tcPr>
          <w:p w14:paraId="024C3D56" w14:textId="77777777" w:rsidR="0049773F" w:rsidRPr="00A2432B" w:rsidRDefault="0049773F" w:rsidP="005E1777">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Variable</w:t>
            </w:r>
          </w:p>
        </w:tc>
        <w:tc>
          <w:tcPr>
            <w:tcW w:w="993" w:type="dxa"/>
            <w:tcBorders>
              <w:top w:val="single" w:sz="12" w:space="0" w:color="auto"/>
              <w:left w:val="nil"/>
              <w:bottom w:val="single" w:sz="12" w:space="0" w:color="auto"/>
              <w:right w:val="nil"/>
            </w:tcBorders>
            <w:shd w:val="clear" w:color="auto" w:fill="auto"/>
            <w:noWrap/>
            <w:vAlign w:val="bottom"/>
            <w:hideMark/>
          </w:tcPr>
          <w:p w14:paraId="41D9AD10" w14:textId="77777777" w:rsidR="0049773F" w:rsidRPr="00A2432B" w:rsidRDefault="0049773F" w:rsidP="005E1777">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Variance</w:t>
            </w:r>
          </w:p>
        </w:tc>
        <w:tc>
          <w:tcPr>
            <w:tcW w:w="862" w:type="dxa"/>
            <w:tcBorders>
              <w:top w:val="single" w:sz="12" w:space="0" w:color="auto"/>
              <w:left w:val="nil"/>
              <w:bottom w:val="single" w:sz="12" w:space="0" w:color="auto"/>
              <w:right w:val="nil"/>
            </w:tcBorders>
            <w:shd w:val="clear" w:color="auto" w:fill="auto"/>
            <w:noWrap/>
            <w:vAlign w:val="bottom"/>
            <w:hideMark/>
          </w:tcPr>
          <w:p w14:paraId="56D107B8" w14:textId="77777777" w:rsidR="0049773F" w:rsidRPr="00A2432B" w:rsidRDefault="0049773F" w:rsidP="005E1777">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Std.Dev</w:t>
            </w:r>
          </w:p>
        </w:tc>
        <w:tc>
          <w:tcPr>
            <w:tcW w:w="1264" w:type="dxa"/>
            <w:gridSpan w:val="2"/>
            <w:tcBorders>
              <w:top w:val="single" w:sz="12" w:space="0" w:color="auto"/>
              <w:left w:val="nil"/>
              <w:bottom w:val="single" w:sz="12" w:space="0" w:color="auto"/>
              <w:right w:val="nil"/>
            </w:tcBorders>
            <w:shd w:val="clear" w:color="auto" w:fill="auto"/>
            <w:noWrap/>
            <w:vAlign w:val="bottom"/>
            <w:hideMark/>
          </w:tcPr>
          <w:p w14:paraId="2C220492" w14:textId="77777777" w:rsidR="0049773F" w:rsidRPr="00A2432B" w:rsidRDefault="0049773F" w:rsidP="005E1777">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Coefficient</w:t>
            </w:r>
          </w:p>
        </w:tc>
        <w:tc>
          <w:tcPr>
            <w:tcW w:w="850" w:type="dxa"/>
            <w:tcBorders>
              <w:top w:val="single" w:sz="12" w:space="0" w:color="auto"/>
              <w:left w:val="nil"/>
              <w:bottom w:val="single" w:sz="12" w:space="0" w:color="auto"/>
              <w:right w:val="nil"/>
            </w:tcBorders>
            <w:shd w:val="clear" w:color="auto" w:fill="auto"/>
            <w:noWrap/>
            <w:vAlign w:val="bottom"/>
            <w:hideMark/>
          </w:tcPr>
          <w:p w14:paraId="30163001" w14:textId="77777777" w:rsidR="0049773F" w:rsidRPr="00A2432B" w:rsidRDefault="0049773F" w:rsidP="005E1777">
            <w:pPr>
              <w:spacing w:after="0" w:line="240" w:lineRule="auto"/>
              <w:rPr>
                <w:rFonts w:ascii="Calibri" w:eastAsia="Times New Roman" w:hAnsi="Calibri" w:cs="Calibri"/>
                <w:b/>
                <w:bCs/>
                <w:color w:val="000000"/>
                <w:sz w:val="20"/>
                <w:szCs w:val="20"/>
                <w:lang w:eastAsia="en-GB"/>
              </w:rPr>
            </w:pPr>
            <w:r w:rsidRPr="00A2432B">
              <w:rPr>
                <w:rFonts w:ascii="Calibri" w:eastAsia="Times New Roman" w:hAnsi="Calibri" w:cs="Calibri"/>
                <w:b/>
                <w:bCs/>
                <w:color w:val="000000"/>
                <w:sz w:val="20"/>
                <w:szCs w:val="20"/>
                <w:lang w:eastAsia="en-GB"/>
              </w:rPr>
              <w:t>SE</w:t>
            </w:r>
          </w:p>
        </w:tc>
        <w:tc>
          <w:tcPr>
            <w:tcW w:w="850" w:type="dxa"/>
            <w:tcBorders>
              <w:top w:val="single" w:sz="12" w:space="0" w:color="auto"/>
              <w:left w:val="nil"/>
              <w:bottom w:val="single" w:sz="12" w:space="0" w:color="auto"/>
              <w:right w:val="nil"/>
            </w:tcBorders>
          </w:tcPr>
          <w:p w14:paraId="5E3C5D78" w14:textId="77777777" w:rsidR="0049773F" w:rsidRPr="00A2432B" w:rsidRDefault="0049773F" w:rsidP="005E1777">
            <w:pPr>
              <w:spacing w:after="0" w:line="240" w:lineRule="auto"/>
              <w:rPr>
                <w:rFonts w:ascii="Calibri" w:eastAsia="Times New Roman" w:hAnsi="Calibri" w:cs="Calibri"/>
                <w:b/>
                <w:bCs/>
                <w:color w:val="000000"/>
                <w:sz w:val="20"/>
                <w:szCs w:val="20"/>
                <w:lang w:eastAsia="en-GB"/>
              </w:rPr>
            </w:pPr>
            <w:r>
              <w:rPr>
                <w:rFonts w:ascii="Calibri" w:eastAsia="Times New Roman" w:hAnsi="Calibri" w:cs="Calibri"/>
                <w:b/>
                <w:bCs/>
                <w:color w:val="000000"/>
                <w:sz w:val="20"/>
                <w:szCs w:val="20"/>
                <w:lang w:eastAsia="en-GB"/>
              </w:rPr>
              <w:t>Rate ratio</w:t>
            </w:r>
            <w:r w:rsidRPr="00A66892">
              <w:rPr>
                <w:rFonts w:ascii="Calibri" w:eastAsia="Times New Roman" w:hAnsi="Calibri" w:cs="Calibri"/>
                <w:b/>
                <w:bCs/>
                <w:i/>
                <w:iCs/>
                <w:color w:val="000000"/>
                <w:sz w:val="20"/>
                <w:szCs w:val="20"/>
                <w:vertAlign w:val="superscript"/>
                <w:lang w:eastAsia="en-GB"/>
              </w:rPr>
              <w:t>a</w:t>
            </w:r>
          </w:p>
        </w:tc>
      </w:tr>
      <w:tr w:rsidR="0049773F" w:rsidRPr="00A2432B" w14:paraId="41567A69" w14:textId="77777777" w:rsidTr="005E1777">
        <w:trPr>
          <w:trHeight w:val="288"/>
        </w:trPr>
        <w:tc>
          <w:tcPr>
            <w:tcW w:w="3402" w:type="dxa"/>
            <w:tcBorders>
              <w:top w:val="single" w:sz="12" w:space="0" w:color="auto"/>
              <w:left w:val="nil"/>
              <w:bottom w:val="nil"/>
              <w:right w:val="nil"/>
            </w:tcBorders>
            <w:shd w:val="clear" w:color="auto" w:fill="auto"/>
            <w:noWrap/>
            <w:hideMark/>
          </w:tcPr>
          <w:p w14:paraId="7C27A108" w14:textId="77777777" w:rsidR="0049773F" w:rsidRPr="00A2432B" w:rsidRDefault="0049773F" w:rsidP="005E1777">
            <w:pPr>
              <w:spacing w:after="0" w:line="240" w:lineRule="auto"/>
              <w:rPr>
                <w:rFonts w:ascii="Calibri" w:eastAsia="Times New Roman" w:hAnsi="Calibri" w:cs="Calibri"/>
                <w:b/>
                <w:bCs/>
                <w:i/>
                <w:iCs/>
                <w:color w:val="000000"/>
                <w:sz w:val="20"/>
                <w:szCs w:val="20"/>
                <w:lang w:eastAsia="en-GB"/>
              </w:rPr>
            </w:pPr>
            <w:r w:rsidRPr="00A2432B">
              <w:rPr>
                <w:rFonts w:ascii="Calibri" w:eastAsia="Times New Roman" w:hAnsi="Calibri" w:cs="Calibri"/>
                <w:b/>
                <w:bCs/>
                <w:i/>
                <w:iCs/>
                <w:color w:val="000000"/>
                <w:sz w:val="20"/>
                <w:szCs w:val="20"/>
                <w:lang w:eastAsia="en-GB"/>
              </w:rPr>
              <w:t>Commune-level final model</w:t>
            </w:r>
          </w:p>
        </w:tc>
        <w:tc>
          <w:tcPr>
            <w:tcW w:w="993" w:type="dxa"/>
            <w:tcBorders>
              <w:top w:val="single" w:sz="12" w:space="0" w:color="auto"/>
              <w:left w:val="nil"/>
              <w:bottom w:val="nil"/>
              <w:right w:val="nil"/>
            </w:tcBorders>
            <w:shd w:val="clear" w:color="auto" w:fill="auto"/>
            <w:noWrap/>
            <w:hideMark/>
          </w:tcPr>
          <w:p w14:paraId="1759B9ED" w14:textId="77777777" w:rsidR="0049773F" w:rsidRPr="00A2432B" w:rsidRDefault="0049773F" w:rsidP="005E1777">
            <w:pPr>
              <w:spacing w:after="0" w:line="240" w:lineRule="auto"/>
              <w:rPr>
                <w:rFonts w:ascii="Calibri" w:eastAsia="Times New Roman" w:hAnsi="Calibri" w:cs="Calibri"/>
                <w:b/>
                <w:bCs/>
                <w:i/>
                <w:iCs/>
                <w:color w:val="000000"/>
                <w:sz w:val="20"/>
                <w:szCs w:val="20"/>
                <w:lang w:eastAsia="en-GB"/>
              </w:rPr>
            </w:pPr>
          </w:p>
        </w:tc>
        <w:tc>
          <w:tcPr>
            <w:tcW w:w="1734" w:type="dxa"/>
            <w:gridSpan w:val="2"/>
            <w:tcBorders>
              <w:top w:val="single" w:sz="12" w:space="0" w:color="auto"/>
              <w:left w:val="nil"/>
              <w:bottom w:val="nil"/>
              <w:right w:val="nil"/>
            </w:tcBorders>
            <w:shd w:val="clear" w:color="auto" w:fill="auto"/>
            <w:noWrap/>
            <w:hideMark/>
          </w:tcPr>
          <w:p w14:paraId="683E830D"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c>
          <w:tcPr>
            <w:tcW w:w="392" w:type="dxa"/>
            <w:tcBorders>
              <w:top w:val="single" w:sz="12" w:space="0" w:color="auto"/>
              <w:left w:val="nil"/>
              <w:bottom w:val="nil"/>
              <w:right w:val="nil"/>
            </w:tcBorders>
            <w:shd w:val="clear" w:color="auto" w:fill="auto"/>
            <w:noWrap/>
            <w:hideMark/>
          </w:tcPr>
          <w:p w14:paraId="41366E47"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c>
          <w:tcPr>
            <w:tcW w:w="850" w:type="dxa"/>
            <w:tcBorders>
              <w:top w:val="single" w:sz="12" w:space="0" w:color="auto"/>
              <w:left w:val="nil"/>
              <w:bottom w:val="nil"/>
              <w:right w:val="nil"/>
            </w:tcBorders>
            <w:shd w:val="clear" w:color="auto" w:fill="auto"/>
            <w:noWrap/>
            <w:hideMark/>
          </w:tcPr>
          <w:p w14:paraId="60316A7D"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c>
          <w:tcPr>
            <w:tcW w:w="850" w:type="dxa"/>
            <w:tcBorders>
              <w:top w:val="single" w:sz="12" w:space="0" w:color="auto"/>
              <w:left w:val="nil"/>
              <w:bottom w:val="nil"/>
              <w:right w:val="nil"/>
            </w:tcBorders>
          </w:tcPr>
          <w:p w14:paraId="62CF2F4D"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r>
      <w:tr w:rsidR="0049773F" w:rsidRPr="00A2432B" w14:paraId="1DE8F2D2" w14:textId="77777777" w:rsidTr="005E1777">
        <w:trPr>
          <w:trHeight w:val="288"/>
        </w:trPr>
        <w:tc>
          <w:tcPr>
            <w:tcW w:w="3402" w:type="dxa"/>
            <w:tcBorders>
              <w:top w:val="nil"/>
              <w:left w:val="nil"/>
              <w:bottom w:val="nil"/>
              <w:right w:val="nil"/>
            </w:tcBorders>
            <w:shd w:val="clear" w:color="auto" w:fill="auto"/>
            <w:noWrap/>
            <w:hideMark/>
          </w:tcPr>
          <w:p w14:paraId="2DA2D507" w14:textId="77777777" w:rsidR="0049773F" w:rsidRPr="00A2432B" w:rsidRDefault="0049773F" w:rsidP="005E1777">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Random effects</w:t>
            </w:r>
          </w:p>
        </w:tc>
        <w:tc>
          <w:tcPr>
            <w:tcW w:w="993" w:type="dxa"/>
            <w:tcBorders>
              <w:top w:val="nil"/>
              <w:left w:val="nil"/>
              <w:bottom w:val="nil"/>
              <w:right w:val="nil"/>
            </w:tcBorders>
            <w:shd w:val="clear" w:color="auto" w:fill="auto"/>
            <w:noWrap/>
            <w:hideMark/>
          </w:tcPr>
          <w:p w14:paraId="5AD340F0"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p>
        </w:tc>
        <w:tc>
          <w:tcPr>
            <w:tcW w:w="862" w:type="dxa"/>
            <w:tcBorders>
              <w:top w:val="nil"/>
              <w:left w:val="nil"/>
              <w:bottom w:val="nil"/>
              <w:right w:val="nil"/>
            </w:tcBorders>
            <w:shd w:val="clear" w:color="auto" w:fill="auto"/>
            <w:noWrap/>
            <w:hideMark/>
          </w:tcPr>
          <w:p w14:paraId="756F1764"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41E16039"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7E353F26"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5BC489D7"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r>
      <w:tr w:rsidR="0049773F" w:rsidRPr="00A2432B" w14:paraId="7625C4A6" w14:textId="77777777" w:rsidTr="005E1777">
        <w:trPr>
          <w:trHeight w:val="288"/>
        </w:trPr>
        <w:tc>
          <w:tcPr>
            <w:tcW w:w="3402" w:type="dxa"/>
            <w:tcBorders>
              <w:top w:val="nil"/>
              <w:left w:val="nil"/>
              <w:bottom w:val="nil"/>
              <w:right w:val="nil"/>
            </w:tcBorders>
            <w:shd w:val="clear" w:color="auto" w:fill="auto"/>
            <w:noWrap/>
            <w:hideMark/>
          </w:tcPr>
          <w:p w14:paraId="0CB8237B"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Commune (intercept)</w:t>
            </w:r>
          </w:p>
        </w:tc>
        <w:tc>
          <w:tcPr>
            <w:tcW w:w="993" w:type="dxa"/>
            <w:tcBorders>
              <w:top w:val="nil"/>
              <w:left w:val="nil"/>
              <w:bottom w:val="nil"/>
              <w:right w:val="nil"/>
            </w:tcBorders>
            <w:shd w:val="clear" w:color="auto" w:fill="auto"/>
            <w:noWrap/>
            <w:hideMark/>
          </w:tcPr>
          <w:p w14:paraId="0F35DA36"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10.4500</w:t>
            </w:r>
          </w:p>
        </w:tc>
        <w:tc>
          <w:tcPr>
            <w:tcW w:w="862" w:type="dxa"/>
            <w:tcBorders>
              <w:top w:val="nil"/>
              <w:left w:val="nil"/>
              <w:bottom w:val="nil"/>
              <w:right w:val="nil"/>
            </w:tcBorders>
            <w:shd w:val="clear" w:color="auto" w:fill="auto"/>
            <w:noWrap/>
            <w:hideMark/>
          </w:tcPr>
          <w:p w14:paraId="200109C2"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3.2334</w:t>
            </w:r>
          </w:p>
        </w:tc>
        <w:tc>
          <w:tcPr>
            <w:tcW w:w="1264" w:type="dxa"/>
            <w:gridSpan w:val="2"/>
            <w:tcBorders>
              <w:top w:val="nil"/>
              <w:left w:val="nil"/>
              <w:bottom w:val="nil"/>
              <w:right w:val="nil"/>
            </w:tcBorders>
            <w:shd w:val="clear" w:color="auto" w:fill="auto"/>
            <w:noWrap/>
            <w:hideMark/>
          </w:tcPr>
          <w:p w14:paraId="62E01D88"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4AD9E43D"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2415DF57"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r>
      <w:tr w:rsidR="0049773F" w:rsidRPr="00A2432B" w14:paraId="4A8A81C0" w14:textId="77777777" w:rsidTr="005E1777">
        <w:trPr>
          <w:trHeight w:val="288"/>
        </w:trPr>
        <w:tc>
          <w:tcPr>
            <w:tcW w:w="3402" w:type="dxa"/>
            <w:tcBorders>
              <w:top w:val="nil"/>
              <w:left w:val="nil"/>
              <w:bottom w:val="nil"/>
              <w:right w:val="nil"/>
            </w:tcBorders>
            <w:shd w:val="clear" w:color="auto" w:fill="auto"/>
            <w:noWrap/>
            <w:hideMark/>
          </w:tcPr>
          <w:p w14:paraId="21F60F6A"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Year/Commune (slope)</w:t>
            </w:r>
          </w:p>
        </w:tc>
        <w:tc>
          <w:tcPr>
            <w:tcW w:w="993" w:type="dxa"/>
            <w:tcBorders>
              <w:top w:val="nil"/>
              <w:left w:val="nil"/>
              <w:bottom w:val="nil"/>
              <w:right w:val="nil"/>
            </w:tcBorders>
            <w:shd w:val="clear" w:color="auto" w:fill="auto"/>
            <w:noWrap/>
            <w:hideMark/>
          </w:tcPr>
          <w:p w14:paraId="77BA19C4"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0.0046</w:t>
            </w:r>
          </w:p>
        </w:tc>
        <w:tc>
          <w:tcPr>
            <w:tcW w:w="862" w:type="dxa"/>
            <w:tcBorders>
              <w:top w:val="nil"/>
              <w:left w:val="nil"/>
              <w:bottom w:val="nil"/>
              <w:right w:val="nil"/>
            </w:tcBorders>
            <w:shd w:val="clear" w:color="auto" w:fill="auto"/>
            <w:noWrap/>
            <w:hideMark/>
          </w:tcPr>
          <w:p w14:paraId="397B6040"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0.0680</w:t>
            </w:r>
          </w:p>
        </w:tc>
        <w:tc>
          <w:tcPr>
            <w:tcW w:w="1264" w:type="dxa"/>
            <w:gridSpan w:val="2"/>
            <w:tcBorders>
              <w:top w:val="nil"/>
              <w:left w:val="nil"/>
              <w:bottom w:val="nil"/>
              <w:right w:val="nil"/>
            </w:tcBorders>
            <w:shd w:val="clear" w:color="auto" w:fill="auto"/>
            <w:noWrap/>
            <w:hideMark/>
          </w:tcPr>
          <w:p w14:paraId="4D284E64"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1E5435AF"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1F9C4EDF"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r>
      <w:tr w:rsidR="0049773F" w:rsidRPr="00A2432B" w14:paraId="5A94DE0C" w14:textId="77777777" w:rsidTr="005E1777">
        <w:trPr>
          <w:trHeight w:val="288"/>
        </w:trPr>
        <w:tc>
          <w:tcPr>
            <w:tcW w:w="3402" w:type="dxa"/>
            <w:tcBorders>
              <w:top w:val="nil"/>
              <w:left w:val="nil"/>
              <w:bottom w:val="nil"/>
              <w:right w:val="nil"/>
            </w:tcBorders>
            <w:shd w:val="clear" w:color="auto" w:fill="auto"/>
            <w:noWrap/>
            <w:hideMark/>
          </w:tcPr>
          <w:p w14:paraId="3EA07A31"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Province (intercept)</w:t>
            </w:r>
          </w:p>
        </w:tc>
        <w:tc>
          <w:tcPr>
            <w:tcW w:w="993" w:type="dxa"/>
            <w:tcBorders>
              <w:top w:val="nil"/>
              <w:left w:val="nil"/>
              <w:bottom w:val="nil"/>
              <w:right w:val="nil"/>
            </w:tcBorders>
            <w:shd w:val="clear" w:color="auto" w:fill="auto"/>
            <w:noWrap/>
            <w:hideMark/>
          </w:tcPr>
          <w:p w14:paraId="2D7C82AB"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6.7730</w:t>
            </w:r>
          </w:p>
        </w:tc>
        <w:tc>
          <w:tcPr>
            <w:tcW w:w="862" w:type="dxa"/>
            <w:tcBorders>
              <w:top w:val="nil"/>
              <w:left w:val="nil"/>
              <w:bottom w:val="nil"/>
              <w:right w:val="nil"/>
            </w:tcBorders>
            <w:shd w:val="clear" w:color="auto" w:fill="auto"/>
            <w:noWrap/>
            <w:hideMark/>
          </w:tcPr>
          <w:p w14:paraId="1CAD9DEF"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2.6025</w:t>
            </w:r>
          </w:p>
        </w:tc>
        <w:tc>
          <w:tcPr>
            <w:tcW w:w="1264" w:type="dxa"/>
            <w:gridSpan w:val="2"/>
            <w:tcBorders>
              <w:top w:val="nil"/>
              <w:left w:val="nil"/>
              <w:bottom w:val="nil"/>
              <w:right w:val="nil"/>
            </w:tcBorders>
            <w:shd w:val="clear" w:color="auto" w:fill="auto"/>
            <w:noWrap/>
            <w:hideMark/>
          </w:tcPr>
          <w:p w14:paraId="4B909C0F"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05BFDB2C"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2C47D3CB"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r>
      <w:tr w:rsidR="0049773F" w:rsidRPr="00A2432B" w14:paraId="1A8F3E86" w14:textId="77777777" w:rsidTr="005E1777">
        <w:trPr>
          <w:trHeight w:val="288"/>
        </w:trPr>
        <w:tc>
          <w:tcPr>
            <w:tcW w:w="3402" w:type="dxa"/>
            <w:tcBorders>
              <w:top w:val="nil"/>
              <w:left w:val="nil"/>
              <w:bottom w:val="nil"/>
              <w:right w:val="nil"/>
            </w:tcBorders>
            <w:shd w:val="clear" w:color="auto" w:fill="auto"/>
            <w:noWrap/>
            <w:hideMark/>
          </w:tcPr>
          <w:p w14:paraId="1C176141"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Year/Province (slope)</w:t>
            </w:r>
          </w:p>
        </w:tc>
        <w:tc>
          <w:tcPr>
            <w:tcW w:w="993" w:type="dxa"/>
            <w:tcBorders>
              <w:top w:val="nil"/>
              <w:left w:val="nil"/>
              <w:bottom w:val="nil"/>
              <w:right w:val="nil"/>
            </w:tcBorders>
            <w:shd w:val="clear" w:color="auto" w:fill="auto"/>
            <w:noWrap/>
            <w:hideMark/>
          </w:tcPr>
          <w:p w14:paraId="47FACDDC"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0.0005</w:t>
            </w:r>
          </w:p>
        </w:tc>
        <w:tc>
          <w:tcPr>
            <w:tcW w:w="862" w:type="dxa"/>
            <w:tcBorders>
              <w:top w:val="nil"/>
              <w:left w:val="nil"/>
              <w:bottom w:val="nil"/>
              <w:right w:val="nil"/>
            </w:tcBorders>
            <w:shd w:val="clear" w:color="auto" w:fill="auto"/>
            <w:noWrap/>
            <w:hideMark/>
          </w:tcPr>
          <w:p w14:paraId="7BB84331"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0.0220</w:t>
            </w:r>
          </w:p>
        </w:tc>
        <w:tc>
          <w:tcPr>
            <w:tcW w:w="1264" w:type="dxa"/>
            <w:gridSpan w:val="2"/>
            <w:tcBorders>
              <w:top w:val="nil"/>
              <w:left w:val="nil"/>
              <w:bottom w:val="nil"/>
              <w:right w:val="nil"/>
            </w:tcBorders>
            <w:shd w:val="clear" w:color="auto" w:fill="auto"/>
            <w:noWrap/>
            <w:hideMark/>
          </w:tcPr>
          <w:p w14:paraId="66F69992"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1D6E701A"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30CF44CD"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r>
      <w:tr w:rsidR="0049773F" w:rsidRPr="00A2432B" w14:paraId="380561F7" w14:textId="77777777" w:rsidTr="005E1777">
        <w:trPr>
          <w:trHeight w:val="288"/>
        </w:trPr>
        <w:tc>
          <w:tcPr>
            <w:tcW w:w="3402" w:type="dxa"/>
            <w:tcBorders>
              <w:top w:val="nil"/>
              <w:left w:val="nil"/>
              <w:bottom w:val="nil"/>
              <w:right w:val="nil"/>
            </w:tcBorders>
            <w:shd w:val="clear" w:color="auto" w:fill="auto"/>
            <w:noWrap/>
            <w:hideMark/>
          </w:tcPr>
          <w:p w14:paraId="045E4A30" w14:textId="77777777" w:rsidR="0049773F" w:rsidRPr="00A2432B" w:rsidRDefault="0049773F" w:rsidP="005E1777">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Fixed effects</w:t>
            </w:r>
          </w:p>
        </w:tc>
        <w:tc>
          <w:tcPr>
            <w:tcW w:w="993" w:type="dxa"/>
            <w:tcBorders>
              <w:top w:val="nil"/>
              <w:left w:val="nil"/>
              <w:bottom w:val="nil"/>
              <w:right w:val="nil"/>
            </w:tcBorders>
            <w:shd w:val="clear" w:color="auto" w:fill="auto"/>
            <w:noWrap/>
            <w:hideMark/>
          </w:tcPr>
          <w:p w14:paraId="3050CD0F" w14:textId="77777777" w:rsidR="0049773F" w:rsidRPr="00A2432B" w:rsidRDefault="0049773F" w:rsidP="005E1777">
            <w:pPr>
              <w:spacing w:after="0" w:line="240" w:lineRule="auto"/>
              <w:rPr>
                <w:rFonts w:ascii="Calibri" w:eastAsia="Times New Roman" w:hAnsi="Calibri" w:cs="Calibri"/>
                <w:i/>
                <w:iCs/>
                <w:color w:val="000000"/>
                <w:sz w:val="20"/>
                <w:szCs w:val="20"/>
                <w:lang w:eastAsia="en-GB"/>
              </w:rPr>
            </w:pPr>
          </w:p>
        </w:tc>
        <w:tc>
          <w:tcPr>
            <w:tcW w:w="862" w:type="dxa"/>
            <w:tcBorders>
              <w:top w:val="nil"/>
              <w:left w:val="nil"/>
              <w:bottom w:val="nil"/>
              <w:right w:val="nil"/>
            </w:tcBorders>
            <w:shd w:val="clear" w:color="auto" w:fill="auto"/>
            <w:noWrap/>
            <w:hideMark/>
          </w:tcPr>
          <w:p w14:paraId="26D78614"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353F67A3"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5C779ECC"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7413D5FE"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r>
      <w:tr w:rsidR="0049773F" w:rsidRPr="00A2432B" w14:paraId="35BA4F55" w14:textId="77777777" w:rsidTr="005E1777">
        <w:trPr>
          <w:trHeight w:val="288"/>
        </w:trPr>
        <w:tc>
          <w:tcPr>
            <w:tcW w:w="3402" w:type="dxa"/>
            <w:tcBorders>
              <w:top w:val="nil"/>
              <w:left w:val="nil"/>
              <w:bottom w:val="nil"/>
              <w:right w:val="nil"/>
            </w:tcBorders>
            <w:shd w:val="clear" w:color="auto" w:fill="auto"/>
            <w:noWrap/>
            <w:hideMark/>
          </w:tcPr>
          <w:p w14:paraId="418C21C3"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Intercept</w:t>
            </w:r>
          </w:p>
        </w:tc>
        <w:tc>
          <w:tcPr>
            <w:tcW w:w="993" w:type="dxa"/>
            <w:tcBorders>
              <w:top w:val="nil"/>
              <w:left w:val="nil"/>
              <w:bottom w:val="nil"/>
              <w:right w:val="nil"/>
            </w:tcBorders>
            <w:shd w:val="clear" w:color="auto" w:fill="auto"/>
            <w:noWrap/>
            <w:hideMark/>
          </w:tcPr>
          <w:p w14:paraId="37F8184C"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43C8E903"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0D9FE3EC"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-4.6240</w:t>
            </w:r>
          </w:p>
        </w:tc>
        <w:tc>
          <w:tcPr>
            <w:tcW w:w="850" w:type="dxa"/>
            <w:tcBorders>
              <w:top w:val="nil"/>
              <w:left w:val="nil"/>
              <w:bottom w:val="nil"/>
              <w:right w:val="nil"/>
            </w:tcBorders>
            <w:shd w:val="clear" w:color="auto" w:fill="auto"/>
            <w:noWrap/>
            <w:hideMark/>
          </w:tcPr>
          <w:p w14:paraId="49F78151"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0.5620</w:t>
            </w:r>
          </w:p>
        </w:tc>
        <w:tc>
          <w:tcPr>
            <w:tcW w:w="850" w:type="dxa"/>
            <w:tcBorders>
              <w:top w:val="nil"/>
              <w:left w:val="nil"/>
              <w:bottom w:val="nil"/>
              <w:right w:val="nil"/>
            </w:tcBorders>
          </w:tcPr>
          <w:p w14:paraId="3728DD30"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p>
        </w:tc>
      </w:tr>
      <w:tr w:rsidR="0049773F" w:rsidRPr="00A2432B" w14:paraId="71490BB5" w14:textId="77777777" w:rsidTr="005E1777">
        <w:trPr>
          <w:trHeight w:val="288"/>
        </w:trPr>
        <w:tc>
          <w:tcPr>
            <w:tcW w:w="3402" w:type="dxa"/>
            <w:tcBorders>
              <w:top w:val="nil"/>
              <w:left w:val="nil"/>
              <w:bottom w:val="nil"/>
              <w:right w:val="nil"/>
            </w:tcBorders>
            <w:shd w:val="clear" w:color="auto" w:fill="auto"/>
            <w:noWrap/>
            <w:hideMark/>
          </w:tcPr>
          <w:p w14:paraId="47824200"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Population density</w:t>
            </w:r>
          </w:p>
        </w:tc>
        <w:tc>
          <w:tcPr>
            <w:tcW w:w="993" w:type="dxa"/>
            <w:tcBorders>
              <w:top w:val="nil"/>
              <w:left w:val="nil"/>
              <w:bottom w:val="nil"/>
              <w:right w:val="nil"/>
            </w:tcBorders>
            <w:shd w:val="clear" w:color="auto" w:fill="auto"/>
            <w:noWrap/>
            <w:hideMark/>
          </w:tcPr>
          <w:p w14:paraId="6B2AD6D5"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6580AB9A"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14442776"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-7.5140</w:t>
            </w:r>
          </w:p>
        </w:tc>
        <w:tc>
          <w:tcPr>
            <w:tcW w:w="850" w:type="dxa"/>
            <w:tcBorders>
              <w:top w:val="nil"/>
              <w:left w:val="nil"/>
              <w:bottom w:val="nil"/>
              <w:right w:val="nil"/>
            </w:tcBorders>
            <w:shd w:val="clear" w:color="auto" w:fill="auto"/>
            <w:noWrap/>
            <w:hideMark/>
          </w:tcPr>
          <w:p w14:paraId="15AA9EA7"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1.1270</w:t>
            </w:r>
          </w:p>
        </w:tc>
        <w:tc>
          <w:tcPr>
            <w:tcW w:w="850" w:type="dxa"/>
            <w:tcBorders>
              <w:top w:val="nil"/>
              <w:left w:val="nil"/>
              <w:bottom w:val="nil"/>
              <w:right w:val="nil"/>
            </w:tcBorders>
          </w:tcPr>
          <w:p w14:paraId="4D953CC4"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0.001</w:t>
            </w:r>
          </w:p>
        </w:tc>
      </w:tr>
      <w:tr w:rsidR="0049773F" w:rsidRPr="00A2432B" w14:paraId="3EEAA6A5" w14:textId="77777777" w:rsidTr="005E1777">
        <w:trPr>
          <w:trHeight w:val="288"/>
        </w:trPr>
        <w:tc>
          <w:tcPr>
            <w:tcW w:w="3402" w:type="dxa"/>
            <w:tcBorders>
              <w:top w:val="nil"/>
              <w:left w:val="nil"/>
              <w:bottom w:val="nil"/>
              <w:right w:val="nil"/>
            </w:tcBorders>
            <w:shd w:val="clear" w:color="auto" w:fill="auto"/>
            <w:noWrap/>
            <w:hideMark/>
          </w:tcPr>
          <w:p w14:paraId="1A531D29"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Mean elevation</w:t>
            </w:r>
          </w:p>
        </w:tc>
        <w:tc>
          <w:tcPr>
            <w:tcW w:w="993" w:type="dxa"/>
            <w:tcBorders>
              <w:top w:val="nil"/>
              <w:left w:val="nil"/>
              <w:bottom w:val="nil"/>
              <w:right w:val="nil"/>
            </w:tcBorders>
            <w:shd w:val="clear" w:color="auto" w:fill="auto"/>
            <w:noWrap/>
            <w:hideMark/>
          </w:tcPr>
          <w:p w14:paraId="019271DC"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6A26AEBB"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690A2369"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1.0510</w:t>
            </w:r>
          </w:p>
        </w:tc>
        <w:tc>
          <w:tcPr>
            <w:tcW w:w="850" w:type="dxa"/>
            <w:tcBorders>
              <w:top w:val="nil"/>
              <w:left w:val="nil"/>
              <w:bottom w:val="nil"/>
              <w:right w:val="nil"/>
            </w:tcBorders>
            <w:shd w:val="clear" w:color="auto" w:fill="auto"/>
            <w:noWrap/>
            <w:hideMark/>
          </w:tcPr>
          <w:p w14:paraId="44FD5287"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0.1220</w:t>
            </w:r>
          </w:p>
        </w:tc>
        <w:tc>
          <w:tcPr>
            <w:tcW w:w="850" w:type="dxa"/>
            <w:tcBorders>
              <w:top w:val="nil"/>
              <w:left w:val="nil"/>
              <w:bottom w:val="nil"/>
              <w:right w:val="nil"/>
            </w:tcBorders>
          </w:tcPr>
          <w:p w14:paraId="4553E7A6"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2.861</w:t>
            </w:r>
          </w:p>
        </w:tc>
      </w:tr>
      <w:tr w:rsidR="0049773F" w:rsidRPr="00A2432B" w14:paraId="372610CB" w14:textId="77777777" w:rsidTr="005E1777">
        <w:trPr>
          <w:trHeight w:val="288"/>
        </w:trPr>
        <w:tc>
          <w:tcPr>
            <w:tcW w:w="3402" w:type="dxa"/>
            <w:tcBorders>
              <w:top w:val="nil"/>
              <w:left w:val="nil"/>
              <w:bottom w:val="nil"/>
              <w:right w:val="nil"/>
            </w:tcBorders>
            <w:shd w:val="clear" w:color="auto" w:fill="auto"/>
            <w:noWrap/>
            <w:hideMark/>
          </w:tcPr>
          <w:p w14:paraId="4B07CB87"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Distance to In'tl border</w:t>
            </w:r>
          </w:p>
        </w:tc>
        <w:tc>
          <w:tcPr>
            <w:tcW w:w="993" w:type="dxa"/>
            <w:tcBorders>
              <w:top w:val="nil"/>
              <w:left w:val="nil"/>
              <w:bottom w:val="nil"/>
              <w:right w:val="nil"/>
            </w:tcBorders>
            <w:shd w:val="clear" w:color="auto" w:fill="auto"/>
            <w:noWrap/>
            <w:hideMark/>
          </w:tcPr>
          <w:p w14:paraId="0517CDBE"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7D3CA160"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1A07D84A"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0.5805</w:t>
            </w:r>
          </w:p>
        </w:tc>
        <w:tc>
          <w:tcPr>
            <w:tcW w:w="850" w:type="dxa"/>
            <w:tcBorders>
              <w:top w:val="nil"/>
              <w:left w:val="nil"/>
              <w:bottom w:val="nil"/>
              <w:right w:val="nil"/>
            </w:tcBorders>
            <w:shd w:val="clear" w:color="auto" w:fill="auto"/>
            <w:noWrap/>
            <w:hideMark/>
          </w:tcPr>
          <w:p w14:paraId="3A013E77"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0.2036</w:t>
            </w:r>
          </w:p>
        </w:tc>
        <w:tc>
          <w:tcPr>
            <w:tcW w:w="850" w:type="dxa"/>
            <w:tcBorders>
              <w:top w:val="nil"/>
              <w:left w:val="nil"/>
              <w:bottom w:val="nil"/>
              <w:right w:val="nil"/>
            </w:tcBorders>
          </w:tcPr>
          <w:p w14:paraId="5CC61BD1"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1.787</w:t>
            </w:r>
          </w:p>
        </w:tc>
      </w:tr>
      <w:tr w:rsidR="0049773F" w:rsidRPr="00A2432B" w14:paraId="1270D2E1" w14:textId="77777777" w:rsidTr="005E1777">
        <w:trPr>
          <w:trHeight w:val="288"/>
        </w:trPr>
        <w:tc>
          <w:tcPr>
            <w:tcW w:w="3402" w:type="dxa"/>
            <w:tcBorders>
              <w:top w:val="nil"/>
              <w:left w:val="nil"/>
              <w:bottom w:val="nil"/>
              <w:right w:val="nil"/>
            </w:tcBorders>
            <w:shd w:val="clear" w:color="auto" w:fill="auto"/>
            <w:noWrap/>
            <w:hideMark/>
          </w:tcPr>
          <w:p w14:paraId="4A5F1CDA"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Distance to Provincial capital</w:t>
            </w:r>
          </w:p>
        </w:tc>
        <w:tc>
          <w:tcPr>
            <w:tcW w:w="993" w:type="dxa"/>
            <w:tcBorders>
              <w:top w:val="nil"/>
              <w:left w:val="nil"/>
              <w:bottom w:val="nil"/>
              <w:right w:val="nil"/>
            </w:tcBorders>
            <w:shd w:val="clear" w:color="auto" w:fill="auto"/>
            <w:noWrap/>
            <w:hideMark/>
          </w:tcPr>
          <w:p w14:paraId="3DE2C09F"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3F045D0B"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25723B33"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0.6929</w:t>
            </w:r>
          </w:p>
        </w:tc>
        <w:tc>
          <w:tcPr>
            <w:tcW w:w="850" w:type="dxa"/>
            <w:tcBorders>
              <w:top w:val="nil"/>
              <w:left w:val="nil"/>
              <w:bottom w:val="nil"/>
              <w:right w:val="nil"/>
            </w:tcBorders>
            <w:shd w:val="clear" w:color="auto" w:fill="auto"/>
            <w:noWrap/>
            <w:hideMark/>
          </w:tcPr>
          <w:p w14:paraId="2A55E2F4"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0.1114</w:t>
            </w:r>
          </w:p>
        </w:tc>
        <w:tc>
          <w:tcPr>
            <w:tcW w:w="850" w:type="dxa"/>
            <w:tcBorders>
              <w:top w:val="nil"/>
              <w:left w:val="nil"/>
              <w:bottom w:val="nil"/>
              <w:right w:val="nil"/>
            </w:tcBorders>
          </w:tcPr>
          <w:p w14:paraId="3BF072CC"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2.000</w:t>
            </w:r>
          </w:p>
        </w:tc>
      </w:tr>
      <w:tr w:rsidR="0049773F" w:rsidRPr="00A2432B" w14:paraId="0E35057F" w14:textId="77777777" w:rsidTr="005E1777">
        <w:trPr>
          <w:trHeight w:val="288"/>
        </w:trPr>
        <w:tc>
          <w:tcPr>
            <w:tcW w:w="3402" w:type="dxa"/>
            <w:tcBorders>
              <w:top w:val="nil"/>
              <w:left w:val="nil"/>
              <w:bottom w:val="nil"/>
              <w:right w:val="nil"/>
            </w:tcBorders>
            <w:shd w:val="clear" w:color="auto" w:fill="auto"/>
            <w:noWrap/>
            <w:hideMark/>
          </w:tcPr>
          <w:p w14:paraId="0D56C241"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ELC presence</w:t>
            </w:r>
          </w:p>
        </w:tc>
        <w:tc>
          <w:tcPr>
            <w:tcW w:w="993" w:type="dxa"/>
            <w:tcBorders>
              <w:top w:val="nil"/>
              <w:left w:val="nil"/>
              <w:bottom w:val="nil"/>
              <w:right w:val="nil"/>
            </w:tcBorders>
            <w:shd w:val="clear" w:color="auto" w:fill="auto"/>
            <w:noWrap/>
            <w:hideMark/>
          </w:tcPr>
          <w:p w14:paraId="5466FA26"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0D976909"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04A540F6"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0.0000</w:t>
            </w:r>
          </w:p>
        </w:tc>
        <w:tc>
          <w:tcPr>
            <w:tcW w:w="850" w:type="dxa"/>
            <w:tcBorders>
              <w:top w:val="nil"/>
              <w:left w:val="nil"/>
              <w:bottom w:val="nil"/>
              <w:right w:val="nil"/>
            </w:tcBorders>
            <w:shd w:val="clear" w:color="auto" w:fill="auto"/>
            <w:noWrap/>
            <w:hideMark/>
          </w:tcPr>
          <w:p w14:paraId="52B9C3CE"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0.0025</w:t>
            </w:r>
          </w:p>
        </w:tc>
        <w:tc>
          <w:tcPr>
            <w:tcW w:w="850" w:type="dxa"/>
            <w:tcBorders>
              <w:top w:val="nil"/>
              <w:left w:val="nil"/>
              <w:bottom w:val="nil"/>
              <w:right w:val="nil"/>
            </w:tcBorders>
          </w:tcPr>
          <w:p w14:paraId="3B9996A5"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0.999</w:t>
            </w:r>
          </w:p>
        </w:tc>
      </w:tr>
      <w:tr w:rsidR="0049773F" w:rsidRPr="00A2432B" w14:paraId="2902FD77" w14:textId="77777777" w:rsidTr="005E1777">
        <w:trPr>
          <w:trHeight w:val="288"/>
        </w:trPr>
        <w:tc>
          <w:tcPr>
            <w:tcW w:w="3402" w:type="dxa"/>
            <w:tcBorders>
              <w:top w:val="nil"/>
              <w:left w:val="nil"/>
              <w:bottom w:val="single" w:sz="4" w:space="0" w:color="auto"/>
              <w:right w:val="nil"/>
            </w:tcBorders>
            <w:shd w:val="clear" w:color="auto" w:fill="auto"/>
            <w:noWrap/>
            <w:hideMark/>
          </w:tcPr>
          <w:p w14:paraId="23208C8A"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PA presence</w:t>
            </w:r>
          </w:p>
        </w:tc>
        <w:tc>
          <w:tcPr>
            <w:tcW w:w="993" w:type="dxa"/>
            <w:tcBorders>
              <w:top w:val="nil"/>
              <w:left w:val="nil"/>
              <w:bottom w:val="single" w:sz="4" w:space="0" w:color="auto"/>
              <w:right w:val="nil"/>
            </w:tcBorders>
            <w:shd w:val="clear" w:color="auto" w:fill="auto"/>
            <w:noWrap/>
            <w:hideMark/>
          </w:tcPr>
          <w:p w14:paraId="32BC54D6"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 -</w:t>
            </w:r>
          </w:p>
        </w:tc>
        <w:tc>
          <w:tcPr>
            <w:tcW w:w="862" w:type="dxa"/>
            <w:tcBorders>
              <w:top w:val="nil"/>
              <w:left w:val="nil"/>
              <w:bottom w:val="single" w:sz="4" w:space="0" w:color="auto"/>
              <w:right w:val="nil"/>
            </w:tcBorders>
            <w:shd w:val="clear" w:color="auto" w:fill="auto"/>
            <w:noWrap/>
            <w:hideMark/>
          </w:tcPr>
          <w:p w14:paraId="7E0F7340"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 -</w:t>
            </w:r>
          </w:p>
        </w:tc>
        <w:tc>
          <w:tcPr>
            <w:tcW w:w="1264" w:type="dxa"/>
            <w:gridSpan w:val="2"/>
            <w:tcBorders>
              <w:top w:val="nil"/>
              <w:left w:val="nil"/>
              <w:bottom w:val="single" w:sz="4" w:space="0" w:color="auto"/>
              <w:right w:val="nil"/>
            </w:tcBorders>
            <w:shd w:val="clear" w:color="auto" w:fill="auto"/>
            <w:noWrap/>
            <w:hideMark/>
          </w:tcPr>
          <w:p w14:paraId="31C55277"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0.0093</w:t>
            </w:r>
          </w:p>
        </w:tc>
        <w:tc>
          <w:tcPr>
            <w:tcW w:w="850" w:type="dxa"/>
            <w:tcBorders>
              <w:top w:val="nil"/>
              <w:left w:val="nil"/>
              <w:bottom w:val="single" w:sz="4" w:space="0" w:color="auto"/>
              <w:right w:val="nil"/>
            </w:tcBorders>
            <w:shd w:val="clear" w:color="auto" w:fill="auto"/>
            <w:noWrap/>
            <w:hideMark/>
          </w:tcPr>
          <w:p w14:paraId="79F96E94"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0.0143</w:t>
            </w:r>
          </w:p>
        </w:tc>
        <w:tc>
          <w:tcPr>
            <w:tcW w:w="850" w:type="dxa"/>
            <w:tcBorders>
              <w:top w:val="nil"/>
              <w:left w:val="nil"/>
              <w:bottom w:val="single" w:sz="4" w:space="0" w:color="auto"/>
              <w:right w:val="nil"/>
            </w:tcBorders>
          </w:tcPr>
          <w:p w14:paraId="71140B50"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1.009</w:t>
            </w:r>
          </w:p>
        </w:tc>
      </w:tr>
      <w:tr w:rsidR="0049773F" w:rsidRPr="00A2432B" w14:paraId="625918A5" w14:textId="77777777" w:rsidTr="005E1777">
        <w:trPr>
          <w:trHeight w:val="288"/>
        </w:trPr>
        <w:tc>
          <w:tcPr>
            <w:tcW w:w="3402" w:type="dxa"/>
            <w:tcBorders>
              <w:top w:val="nil"/>
              <w:left w:val="nil"/>
              <w:bottom w:val="nil"/>
              <w:right w:val="nil"/>
            </w:tcBorders>
            <w:shd w:val="clear" w:color="auto" w:fill="auto"/>
            <w:noWrap/>
            <w:hideMark/>
          </w:tcPr>
          <w:p w14:paraId="72C28C61" w14:textId="77777777" w:rsidR="0049773F" w:rsidRPr="00A2432B" w:rsidRDefault="0049773F" w:rsidP="005E1777">
            <w:pPr>
              <w:spacing w:after="0" w:line="240" w:lineRule="auto"/>
              <w:rPr>
                <w:rFonts w:ascii="Calibri" w:eastAsia="Times New Roman" w:hAnsi="Calibri" w:cs="Calibri"/>
                <w:b/>
                <w:bCs/>
                <w:i/>
                <w:iCs/>
                <w:color w:val="000000"/>
                <w:sz w:val="20"/>
                <w:szCs w:val="20"/>
                <w:lang w:eastAsia="en-GB"/>
              </w:rPr>
            </w:pPr>
            <w:r w:rsidRPr="00A2432B">
              <w:rPr>
                <w:rFonts w:ascii="Calibri" w:eastAsia="Times New Roman" w:hAnsi="Calibri" w:cs="Calibri"/>
                <w:b/>
                <w:bCs/>
                <w:i/>
                <w:iCs/>
                <w:color w:val="000000"/>
                <w:sz w:val="20"/>
                <w:szCs w:val="20"/>
                <w:lang w:eastAsia="en-GB"/>
              </w:rPr>
              <w:t>Province-level final model</w:t>
            </w:r>
          </w:p>
        </w:tc>
        <w:tc>
          <w:tcPr>
            <w:tcW w:w="993" w:type="dxa"/>
            <w:tcBorders>
              <w:top w:val="nil"/>
              <w:left w:val="nil"/>
              <w:bottom w:val="nil"/>
              <w:right w:val="nil"/>
            </w:tcBorders>
            <w:shd w:val="clear" w:color="auto" w:fill="auto"/>
            <w:noWrap/>
            <w:hideMark/>
          </w:tcPr>
          <w:p w14:paraId="2C905063" w14:textId="77777777" w:rsidR="0049773F" w:rsidRPr="00A2432B" w:rsidRDefault="0049773F" w:rsidP="005E1777">
            <w:pPr>
              <w:spacing w:after="0" w:line="240" w:lineRule="auto"/>
              <w:rPr>
                <w:rFonts w:ascii="Calibri" w:eastAsia="Times New Roman" w:hAnsi="Calibri" w:cs="Calibri"/>
                <w:b/>
                <w:bCs/>
                <w:i/>
                <w:iCs/>
                <w:color w:val="000000"/>
                <w:sz w:val="20"/>
                <w:szCs w:val="20"/>
                <w:lang w:eastAsia="en-GB"/>
              </w:rPr>
            </w:pPr>
          </w:p>
        </w:tc>
        <w:tc>
          <w:tcPr>
            <w:tcW w:w="862" w:type="dxa"/>
            <w:tcBorders>
              <w:top w:val="nil"/>
              <w:left w:val="nil"/>
              <w:bottom w:val="nil"/>
              <w:right w:val="nil"/>
            </w:tcBorders>
            <w:shd w:val="clear" w:color="auto" w:fill="auto"/>
            <w:noWrap/>
            <w:hideMark/>
          </w:tcPr>
          <w:p w14:paraId="3768B637"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47232410"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2A2B499D"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59B3D0AB"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r>
      <w:tr w:rsidR="0049773F" w:rsidRPr="00A2432B" w14:paraId="3E514D97" w14:textId="77777777" w:rsidTr="005E1777">
        <w:trPr>
          <w:trHeight w:val="288"/>
        </w:trPr>
        <w:tc>
          <w:tcPr>
            <w:tcW w:w="3402" w:type="dxa"/>
            <w:tcBorders>
              <w:top w:val="nil"/>
              <w:left w:val="nil"/>
              <w:bottom w:val="nil"/>
              <w:right w:val="nil"/>
            </w:tcBorders>
            <w:shd w:val="clear" w:color="auto" w:fill="auto"/>
            <w:noWrap/>
            <w:hideMark/>
          </w:tcPr>
          <w:p w14:paraId="0F135AB2" w14:textId="77777777" w:rsidR="0049773F" w:rsidRPr="00A2432B" w:rsidRDefault="0049773F" w:rsidP="005E1777">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Random effects</w:t>
            </w:r>
          </w:p>
        </w:tc>
        <w:tc>
          <w:tcPr>
            <w:tcW w:w="993" w:type="dxa"/>
            <w:tcBorders>
              <w:top w:val="nil"/>
              <w:left w:val="nil"/>
              <w:bottom w:val="nil"/>
              <w:right w:val="nil"/>
            </w:tcBorders>
            <w:shd w:val="clear" w:color="auto" w:fill="auto"/>
            <w:noWrap/>
            <w:hideMark/>
          </w:tcPr>
          <w:p w14:paraId="748B0F97" w14:textId="77777777" w:rsidR="0049773F" w:rsidRPr="00A2432B" w:rsidRDefault="0049773F" w:rsidP="005E1777">
            <w:pPr>
              <w:spacing w:after="0" w:line="240" w:lineRule="auto"/>
              <w:rPr>
                <w:rFonts w:ascii="Calibri" w:eastAsia="Times New Roman" w:hAnsi="Calibri" w:cs="Calibri"/>
                <w:i/>
                <w:iCs/>
                <w:color w:val="000000"/>
                <w:sz w:val="20"/>
                <w:szCs w:val="20"/>
                <w:lang w:eastAsia="en-GB"/>
              </w:rPr>
            </w:pPr>
          </w:p>
        </w:tc>
        <w:tc>
          <w:tcPr>
            <w:tcW w:w="862" w:type="dxa"/>
            <w:tcBorders>
              <w:top w:val="nil"/>
              <w:left w:val="nil"/>
              <w:bottom w:val="nil"/>
              <w:right w:val="nil"/>
            </w:tcBorders>
            <w:shd w:val="clear" w:color="auto" w:fill="auto"/>
            <w:noWrap/>
            <w:hideMark/>
          </w:tcPr>
          <w:p w14:paraId="15E20526"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1AEC4EDC"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shd w:val="clear" w:color="auto" w:fill="auto"/>
            <w:noWrap/>
            <w:hideMark/>
          </w:tcPr>
          <w:p w14:paraId="769A0F68"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c>
          <w:tcPr>
            <w:tcW w:w="850" w:type="dxa"/>
            <w:tcBorders>
              <w:top w:val="nil"/>
              <w:left w:val="nil"/>
              <w:bottom w:val="nil"/>
              <w:right w:val="nil"/>
            </w:tcBorders>
          </w:tcPr>
          <w:p w14:paraId="0F4DFF8C"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r>
      <w:tr w:rsidR="0049773F" w:rsidRPr="00A2432B" w14:paraId="5A18159A" w14:textId="77777777" w:rsidTr="005E1777">
        <w:trPr>
          <w:trHeight w:val="288"/>
        </w:trPr>
        <w:tc>
          <w:tcPr>
            <w:tcW w:w="3402" w:type="dxa"/>
            <w:tcBorders>
              <w:top w:val="nil"/>
              <w:left w:val="nil"/>
              <w:bottom w:val="nil"/>
              <w:right w:val="nil"/>
            </w:tcBorders>
            <w:shd w:val="clear" w:color="auto" w:fill="auto"/>
            <w:noWrap/>
            <w:hideMark/>
          </w:tcPr>
          <w:p w14:paraId="501A6861"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Province (intercept)</w:t>
            </w:r>
          </w:p>
        </w:tc>
        <w:tc>
          <w:tcPr>
            <w:tcW w:w="993" w:type="dxa"/>
            <w:tcBorders>
              <w:top w:val="nil"/>
              <w:left w:val="nil"/>
              <w:bottom w:val="nil"/>
              <w:right w:val="nil"/>
            </w:tcBorders>
            <w:shd w:val="clear" w:color="auto" w:fill="auto"/>
            <w:noWrap/>
            <w:hideMark/>
          </w:tcPr>
          <w:p w14:paraId="202338DE"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1.1762</w:t>
            </w:r>
          </w:p>
        </w:tc>
        <w:tc>
          <w:tcPr>
            <w:tcW w:w="862" w:type="dxa"/>
            <w:tcBorders>
              <w:top w:val="nil"/>
              <w:left w:val="nil"/>
              <w:bottom w:val="nil"/>
              <w:right w:val="nil"/>
            </w:tcBorders>
            <w:shd w:val="clear" w:color="auto" w:fill="auto"/>
            <w:noWrap/>
            <w:hideMark/>
          </w:tcPr>
          <w:p w14:paraId="02495825"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1.0845</w:t>
            </w:r>
          </w:p>
        </w:tc>
        <w:tc>
          <w:tcPr>
            <w:tcW w:w="1264" w:type="dxa"/>
            <w:gridSpan w:val="2"/>
            <w:tcBorders>
              <w:top w:val="nil"/>
              <w:left w:val="nil"/>
              <w:bottom w:val="nil"/>
              <w:right w:val="nil"/>
            </w:tcBorders>
            <w:shd w:val="clear" w:color="auto" w:fill="auto"/>
            <w:noWrap/>
            <w:hideMark/>
          </w:tcPr>
          <w:p w14:paraId="52C73F75"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40DA584D"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137A68ED"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r>
      <w:tr w:rsidR="0049773F" w:rsidRPr="00A2432B" w14:paraId="34E57901" w14:textId="77777777" w:rsidTr="005E1777">
        <w:trPr>
          <w:trHeight w:val="288"/>
        </w:trPr>
        <w:tc>
          <w:tcPr>
            <w:tcW w:w="3402" w:type="dxa"/>
            <w:tcBorders>
              <w:top w:val="nil"/>
              <w:left w:val="nil"/>
              <w:bottom w:val="nil"/>
              <w:right w:val="nil"/>
            </w:tcBorders>
            <w:shd w:val="clear" w:color="auto" w:fill="auto"/>
            <w:noWrap/>
            <w:hideMark/>
          </w:tcPr>
          <w:p w14:paraId="6901960D"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Year/Province (slope)</w:t>
            </w:r>
          </w:p>
        </w:tc>
        <w:tc>
          <w:tcPr>
            <w:tcW w:w="993" w:type="dxa"/>
            <w:tcBorders>
              <w:top w:val="nil"/>
              <w:left w:val="nil"/>
              <w:bottom w:val="nil"/>
              <w:right w:val="nil"/>
            </w:tcBorders>
            <w:shd w:val="clear" w:color="auto" w:fill="auto"/>
            <w:noWrap/>
            <w:hideMark/>
          </w:tcPr>
          <w:p w14:paraId="7CE65A25"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0.0058</w:t>
            </w:r>
          </w:p>
        </w:tc>
        <w:tc>
          <w:tcPr>
            <w:tcW w:w="862" w:type="dxa"/>
            <w:tcBorders>
              <w:top w:val="nil"/>
              <w:left w:val="nil"/>
              <w:bottom w:val="nil"/>
              <w:right w:val="nil"/>
            </w:tcBorders>
            <w:shd w:val="clear" w:color="auto" w:fill="auto"/>
            <w:noWrap/>
            <w:hideMark/>
          </w:tcPr>
          <w:p w14:paraId="2C1D2D16"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0.0765</w:t>
            </w:r>
          </w:p>
        </w:tc>
        <w:tc>
          <w:tcPr>
            <w:tcW w:w="1264" w:type="dxa"/>
            <w:gridSpan w:val="2"/>
            <w:tcBorders>
              <w:top w:val="nil"/>
              <w:left w:val="nil"/>
              <w:bottom w:val="nil"/>
              <w:right w:val="nil"/>
            </w:tcBorders>
            <w:shd w:val="clear" w:color="auto" w:fill="auto"/>
            <w:noWrap/>
            <w:hideMark/>
          </w:tcPr>
          <w:p w14:paraId="76577157"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50" w:type="dxa"/>
            <w:tcBorders>
              <w:top w:val="nil"/>
              <w:left w:val="nil"/>
              <w:bottom w:val="nil"/>
              <w:right w:val="nil"/>
            </w:tcBorders>
            <w:shd w:val="clear" w:color="auto" w:fill="auto"/>
            <w:noWrap/>
            <w:hideMark/>
          </w:tcPr>
          <w:p w14:paraId="13A41A55"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1992EEF2"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r>
      <w:tr w:rsidR="0049773F" w:rsidRPr="00A2432B" w14:paraId="028E897A" w14:textId="77777777" w:rsidTr="005E1777">
        <w:trPr>
          <w:trHeight w:val="288"/>
        </w:trPr>
        <w:tc>
          <w:tcPr>
            <w:tcW w:w="3402" w:type="dxa"/>
            <w:tcBorders>
              <w:top w:val="nil"/>
              <w:left w:val="nil"/>
              <w:bottom w:val="nil"/>
              <w:right w:val="nil"/>
            </w:tcBorders>
            <w:shd w:val="clear" w:color="auto" w:fill="auto"/>
            <w:noWrap/>
            <w:hideMark/>
          </w:tcPr>
          <w:p w14:paraId="625FF2F4" w14:textId="77777777" w:rsidR="0049773F" w:rsidRPr="00A2432B" w:rsidRDefault="0049773F" w:rsidP="005E1777">
            <w:pPr>
              <w:spacing w:after="0" w:line="240" w:lineRule="auto"/>
              <w:rPr>
                <w:rFonts w:ascii="Calibri" w:eastAsia="Times New Roman" w:hAnsi="Calibri" w:cs="Calibri"/>
                <w:i/>
                <w:iCs/>
                <w:color w:val="000000"/>
                <w:sz w:val="20"/>
                <w:szCs w:val="20"/>
                <w:lang w:eastAsia="en-GB"/>
              </w:rPr>
            </w:pPr>
            <w:r w:rsidRPr="00A2432B">
              <w:rPr>
                <w:rFonts w:ascii="Calibri" w:eastAsia="Times New Roman" w:hAnsi="Calibri" w:cs="Calibri"/>
                <w:i/>
                <w:iCs/>
                <w:color w:val="000000"/>
                <w:sz w:val="20"/>
                <w:szCs w:val="20"/>
                <w:lang w:eastAsia="en-GB"/>
              </w:rPr>
              <w:t>Fixed effects</w:t>
            </w:r>
          </w:p>
        </w:tc>
        <w:tc>
          <w:tcPr>
            <w:tcW w:w="993" w:type="dxa"/>
            <w:tcBorders>
              <w:top w:val="nil"/>
              <w:left w:val="nil"/>
              <w:bottom w:val="nil"/>
              <w:right w:val="nil"/>
            </w:tcBorders>
            <w:shd w:val="clear" w:color="auto" w:fill="auto"/>
            <w:noWrap/>
            <w:hideMark/>
          </w:tcPr>
          <w:p w14:paraId="15F86172" w14:textId="77777777" w:rsidR="0049773F" w:rsidRPr="00A2432B" w:rsidRDefault="0049773F" w:rsidP="005E1777">
            <w:pPr>
              <w:spacing w:after="0" w:line="240" w:lineRule="auto"/>
              <w:rPr>
                <w:rFonts w:ascii="Calibri" w:eastAsia="Times New Roman" w:hAnsi="Calibri" w:cs="Calibri"/>
                <w:i/>
                <w:iCs/>
                <w:color w:val="000000"/>
                <w:sz w:val="20"/>
                <w:szCs w:val="20"/>
                <w:lang w:eastAsia="en-GB"/>
              </w:rPr>
            </w:pPr>
          </w:p>
        </w:tc>
        <w:tc>
          <w:tcPr>
            <w:tcW w:w="862" w:type="dxa"/>
            <w:tcBorders>
              <w:top w:val="nil"/>
              <w:left w:val="nil"/>
              <w:bottom w:val="nil"/>
              <w:right w:val="nil"/>
            </w:tcBorders>
            <w:shd w:val="clear" w:color="auto" w:fill="auto"/>
            <w:noWrap/>
            <w:hideMark/>
          </w:tcPr>
          <w:p w14:paraId="74BF0DFB"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c>
          <w:tcPr>
            <w:tcW w:w="1264" w:type="dxa"/>
            <w:gridSpan w:val="2"/>
            <w:tcBorders>
              <w:top w:val="nil"/>
              <w:left w:val="nil"/>
              <w:bottom w:val="nil"/>
              <w:right w:val="nil"/>
            </w:tcBorders>
            <w:shd w:val="clear" w:color="auto" w:fill="auto"/>
            <w:noWrap/>
            <w:hideMark/>
          </w:tcPr>
          <w:p w14:paraId="60883F88"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shd w:val="clear" w:color="auto" w:fill="auto"/>
            <w:noWrap/>
            <w:hideMark/>
          </w:tcPr>
          <w:p w14:paraId="65FA2D3B"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850" w:type="dxa"/>
            <w:tcBorders>
              <w:top w:val="nil"/>
              <w:left w:val="nil"/>
              <w:bottom w:val="nil"/>
              <w:right w:val="nil"/>
            </w:tcBorders>
          </w:tcPr>
          <w:p w14:paraId="49A60EB1"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p>
        </w:tc>
      </w:tr>
      <w:tr w:rsidR="0049773F" w:rsidRPr="00A2432B" w14:paraId="140054E7" w14:textId="77777777" w:rsidTr="005E1777">
        <w:trPr>
          <w:trHeight w:val="288"/>
        </w:trPr>
        <w:tc>
          <w:tcPr>
            <w:tcW w:w="3402" w:type="dxa"/>
            <w:tcBorders>
              <w:top w:val="nil"/>
              <w:left w:val="nil"/>
              <w:bottom w:val="nil"/>
              <w:right w:val="nil"/>
            </w:tcBorders>
            <w:shd w:val="clear" w:color="auto" w:fill="auto"/>
            <w:noWrap/>
            <w:hideMark/>
          </w:tcPr>
          <w:p w14:paraId="313CB363"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Intercept</w:t>
            </w:r>
          </w:p>
        </w:tc>
        <w:tc>
          <w:tcPr>
            <w:tcW w:w="993" w:type="dxa"/>
            <w:tcBorders>
              <w:top w:val="nil"/>
              <w:left w:val="nil"/>
              <w:bottom w:val="nil"/>
              <w:right w:val="nil"/>
            </w:tcBorders>
            <w:shd w:val="clear" w:color="auto" w:fill="auto"/>
            <w:noWrap/>
            <w:hideMark/>
          </w:tcPr>
          <w:p w14:paraId="00BA9AF0"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11D695A0"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7036C396"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-2.9900</w:t>
            </w:r>
          </w:p>
        </w:tc>
        <w:tc>
          <w:tcPr>
            <w:tcW w:w="850" w:type="dxa"/>
            <w:tcBorders>
              <w:top w:val="nil"/>
              <w:left w:val="nil"/>
              <w:bottom w:val="nil"/>
              <w:right w:val="nil"/>
            </w:tcBorders>
            <w:shd w:val="clear" w:color="auto" w:fill="auto"/>
            <w:noWrap/>
            <w:hideMark/>
          </w:tcPr>
          <w:p w14:paraId="7FFA3A20"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0.4497</w:t>
            </w:r>
          </w:p>
        </w:tc>
        <w:tc>
          <w:tcPr>
            <w:tcW w:w="850" w:type="dxa"/>
            <w:tcBorders>
              <w:top w:val="nil"/>
              <w:left w:val="nil"/>
              <w:bottom w:val="nil"/>
              <w:right w:val="nil"/>
            </w:tcBorders>
          </w:tcPr>
          <w:p w14:paraId="3D94E41F"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p>
        </w:tc>
      </w:tr>
      <w:tr w:rsidR="0049773F" w:rsidRPr="00A2432B" w14:paraId="606E4E3F" w14:textId="77777777" w:rsidTr="005E1777">
        <w:trPr>
          <w:trHeight w:val="288"/>
        </w:trPr>
        <w:tc>
          <w:tcPr>
            <w:tcW w:w="3402" w:type="dxa"/>
            <w:tcBorders>
              <w:top w:val="nil"/>
              <w:left w:val="nil"/>
              <w:bottom w:val="nil"/>
              <w:right w:val="nil"/>
            </w:tcBorders>
            <w:shd w:val="clear" w:color="auto" w:fill="auto"/>
            <w:noWrap/>
            <w:hideMark/>
          </w:tcPr>
          <w:p w14:paraId="6BC5DB03"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Males in school (low)</w:t>
            </w:r>
          </w:p>
        </w:tc>
        <w:tc>
          <w:tcPr>
            <w:tcW w:w="993" w:type="dxa"/>
            <w:tcBorders>
              <w:top w:val="nil"/>
              <w:left w:val="nil"/>
              <w:bottom w:val="nil"/>
              <w:right w:val="nil"/>
            </w:tcBorders>
            <w:shd w:val="clear" w:color="auto" w:fill="auto"/>
            <w:noWrap/>
            <w:hideMark/>
          </w:tcPr>
          <w:p w14:paraId="206FEBAB"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00B0B00E"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155EADA7"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0.0051</w:t>
            </w:r>
          </w:p>
        </w:tc>
        <w:tc>
          <w:tcPr>
            <w:tcW w:w="850" w:type="dxa"/>
            <w:tcBorders>
              <w:top w:val="nil"/>
              <w:left w:val="nil"/>
              <w:bottom w:val="nil"/>
              <w:right w:val="nil"/>
            </w:tcBorders>
            <w:shd w:val="clear" w:color="auto" w:fill="auto"/>
            <w:noWrap/>
            <w:hideMark/>
          </w:tcPr>
          <w:p w14:paraId="6C38ABB8"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0.0019</w:t>
            </w:r>
          </w:p>
        </w:tc>
        <w:tc>
          <w:tcPr>
            <w:tcW w:w="850" w:type="dxa"/>
            <w:tcBorders>
              <w:top w:val="nil"/>
              <w:left w:val="nil"/>
              <w:bottom w:val="nil"/>
              <w:right w:val="nil"/>
            </w:tcBorders>
          </w:tcPr>
          <w:p w14:paraId="5520A532" w14:textId="2FE1008B" w:rsidR="0049773F" w:rsidRPr="00A2432B" w:rsidRDefault="0049773F" w:rsidP="005E177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w:t>
            </w:r>
            <w:r w:rsidR="00227A85">
              <w:rPr>
                <w:rFonts w:ascii="Calibri" w:eastAsia="Times New Roman" w:hAnsi="Calibri" w:cs="Calibri"/>
                <w:color w:val="000000"/>
                <w:sz w:val="20"/>
                <w:szCs w:val="20"/>
                <w:lang w:eastAsia="en-GB"/>
              </w:rPr>
              <w:t>5</w:t>
            </w:r>
          </w:p>
        </w:tc>
      </w:tr>
      <w:tr w:rsidR="0049773F" w:rsidRPr="00A2432B" w14:paraId="71DC18D0" w14:textId="77777777" w:rsidTr="005E1777">
        <w:trPr>
          <w:trHeight w:val="288"/>
        </w:trPr>
        <w:tc>
          <w:tcPr>
            <w:tcW w:w="3402" w:type="dxa"/>
            <w:tcBorders>
              <w:top w:val="nil"/>
              <w:left w:val="nil"/>
              <w:bottom w:val="nil"/>
              <w:right w:val="nil"/>
            </w:tcBorders>
            <w:shd w:val="clear" w:color="auto" w:fill="auto"/>
            <w:noWrap/>
            <w:hideMark/>
          </w:tcPr>
          <w:p w14:paraId="02BCB3FD"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Distance to school (low)</w:t>
            </w:r>
          </w:p>
        </w:tc>
        <w:tc>
          <w:tcPr>
            <w:tcW w:w="993" w:type="dxa"/>
            <w:tcBorders>
              <w:top w:val="nil"/>
              <w:left w:val="nil"/>
              <w:bottom w:val="nil"/>
              <w:right w:val="nil"/>
            </w:tcBorders>
            <w:shd w:val="clear" w:color="auto" w:fill="auto"/>
            <w:noWrap/>
            <w:hideMark/>
          </w:tcPr>
          <w:p w14:paraId="1C519002"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000E5ED2"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42584A59"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-0.0174</w:t>
            </w:r>
          </w:p>
        </w:tc>
        <w:tc>
          <w:tcPr>
            <w:tcW w:w="850" w:type="dxa"/>
            <w:tcBorders>
              <w:top w:val="nil"/>
              <w:left w:val="nil"/>
              <w:bottom w:val="nil"/>
              <w:right w:val="nil"/>
            </w:tcBorders>
            <w:shd w:val="clear" w:color="auto" w:fill="auto"/>
            <w:noWrap/>
            <w:hideMark/>
          </w:tcPr>
          <w:p w14:paraId="50290AAE"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0.0022</w:t>
            </w:r>
          </w:p>
        </w:tc>
        <w:tc>
          <w:tcPr>
            <w:tcW w:w="850" w:type="dxa"/>
            <w:tcBorders>
              <w:top w:val="nil"/>
              <w:left w:val="nil"/>
              <w:bottom w:val="nil"/>
              <w:right w:val="nil"/>
            </w:tcBorders>
          </w:tcPr>
          <w:p w14:paraId="518B8E3A" w14:textId="6CD6EB0F" w:rsidR="0049773F" w:rsidRPr="00A2432B" w:rsidRDefault="00227A85" w:rsidP="005E177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0.983</w:t>
            </w:r>
          </w:p>
        </w:tc>
      </w:tr>
      <w:tr w:rsidR="0049773F" w:rsidRPr="00A2432B" w14:paraId="4AD659B6" w14:textId="77777777" w:rsidTr="005E1777">
        <w:trPr>
          <w:trHeight w:val="288"/>
        </w:trPr>
        <w:tc>
          <w:tcPr>
            <w:tcW w:w="3402" w:type="dxa"/>
            <w:tcBorders>
              <w:top w:val="nil"/>
              <w:left w:val="nil"/>
              <w:bottom w:val="nil"/>
              <w:right w:val="nil"/>
            </w:tcBorders>
            <w:shd w:val="clear" w:color="auto" w:fill="auto"/>
            <w:noWrap/>
            <w:hideMark/>
          </w:tcPr>
          <w:p w14:paraId="23B0EA49"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Mean elevation (low)</w:t>
            </w:r>
          </w:p>
        </w:tc>
        <w:tc>
          <w:tcPr>
            <w:tcW w:w="993" w:type="dxa"/>
            <w:tcBorders>
              <w:top w:val="nil"/>
              <w:left w:val="nil"/>
              <w:bottom w:val="nil"/>
              <w:right w:val="nil"/>
            </w:tcBorders>
            <w:shd w:val="clear" w:color="auto" w:fill="auto"/>
            <w:noWrap/>
            <w:hideMark/>
          </w:tcPr>
          <w:p w14:paraId="5518BCC6"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310ED1FF"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209AE3DA"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-0.0223</w:t>
            </w:r>
          </w:p>
        </w:tc>
        <w:tc>
          <w:tcPr>
            <w:tcW w:w="850" w:type="dxa"/>
            <w:tcBorders>
              <w:top w:val="nil"/>
              <w:left w:val="nil"/>
              <w:bottom w:val="nil"/>
              <w:right w:val="nil"/>
            </w:tcBorders>
            <w:shd w:val="clear" w:color="auto" w:fill="auto"/>
            <w:noWrap/>
            <w:hideMark/>
          </w:tcPr>
          <w:p w14:paraId="7123EF38"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0.0024</w:t>
            </w:r>
          </w:p>
        </w:tc>
        <w:tc>
          <w:tcPr>
            <w:tcW w:w="850" w:type="dxa"/>
            <w:tcBorders>
              <w:top w:val="nil"/>
              <w:left w:val="nil"/>
              <w:bottom w:val="nil"/>
              <w:right w:val="nil"/>
            </w:tcBorders>
          </w:tcPr>
          <w:p w14:paraId="0A9D2D0F" w14:textId="4EDBD710" w:rsidR="0049773F" w:rsidRPr="00A2432B" w:rsidRDefault="00227A85" w:rsidP="005E177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0.978</w:t>
            </w:r>
          </w:p>
        </w:tc>
      </w:tr>
      <w:tr w:rsidR="0049773F" w:rsidRPr="00A2432B" w14:paraId="7DB6D4B2" w14:textId="77777777" w:rsidTr="005E1777">
        <w:trPr>
          <w:trHeight w:val="288"/>
        </w:trPr>
        <w:tc>
          <w:tcPr>
            <w:tcW w:w="3402" w:type="dxa"/>
            <w:tcBorders>
              <w:top w:val="nil"/>
              <w:left w:val="nil"/>
              <w:bottom w:val="nil"/>
              <w:right w:val="nil"/>
            </w:tcBorders>
            <w:shd w:val="clear" w:color="auto" w:fill="auto"/>
            <w:noWrap/>
            <w:hideMark/>
          </w:tcPr>
          <w:p w14:paraId="1C3C7CFA"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Distance to border (low)</w:t>
            </w:r>
          </w:p>
        </w:tc>
        <w:tc>
          <w:tcPr>
            <w:tcW w:w="993" w:type="dxa"/>
            <w:tcBorders>
              <w:top w:val="nil"/>
              <w:left w:val="nil"/>
              <w:bottom w:val="nil"/>
              <w:right w:val="nil"/>
            </w:tcBorders>
            <w:shd w:val="clear" w:color="auto" w:fill="auto"/>
            <w:noWrap/>
            <w:hideMark/>
          </w:tcPr>
          <w:p w14:paraId="57933ED6"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46DE848A"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618F7214"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0.0061</w:t>
            </w:r>
          </w:p>
        </w:tc>
        <w:tc>
          <w:tcPr>
            <w:tcW w:w="850" w:type="dxa"/>
            <w:tcBorders>
              <w:top w:val="nil"/>
              <w:left w:val="nil"/>
              <w:bottom w:val="nil"/>
              <w:right w:val="nil"/>
            </w:tcBorders>
            <w:shd w:val="clear" w:color="auto" w:fill="auto"/>
            <w:noWrap/>
            <w:hideMark/>
          </w:tcPr>
          <w:p w14:paraId="57186233"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0.0019</w:t>
            </w:r>
          </w:p>
        </w:tc>
        <w:tc>
          <w:tcPr>
            <w:tcW w:w="850" w:type="dxa"/>
            <w:tcBorders>
              <w:top w:val="nil"/>
              <w:left w:val="nil"/>
              <w:bottom w:val="nil"/>
              <w:right w:val="nil"/>
            </w:tcBorders>
          </w:tcPr>
          <w:p w14:paraId="5D7C1ECF" w14:textId="474D6D7D" w:rsidR="0049773F" w:rsidRPr="00A2432B" w:rsidRDefault="0049773F" w:rsidP="005E177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1.00</w:t>
            </w:r>
            <w:r w:rsidR="00227A85">
              <w:rPr>
                <w:rFonts w:ascii="Calibri" w:eastAsia="Times New Roman" w:hAnsi="Calibri" w:cs="Calibri"/>
                <w:color w:val="000000"/>
                <w:sz w:val="20"/>
                <w:szCs w:val="20"/>
                <w:lang w:eastAsia="en-GB"/>
              </w:rPr>
              <w:t>6</w:t>
            </w:r>
          </w:p>
        </w:tc>
      </w:tr>
      <w:tr w:rsidR="0049773F" w:rsidRPr="00A2432B" w14:paraId="3FEEDD10" w14:textId="77777777" w:rsidTr="005E1777">
        <w:trPr>
          <w:trHeight w:val="288"/>
        </w:trPr>
        <w:tc>
          <w:tcPr>
            <w:tcW w:w="3402" w:type="dxa"/>
            <w:tcBorders>
              <w:top w:val="nil"/>
              <w:left w:val="nil"/>
              <w:bottom w:val="nil"/>
              <w:right w:val="nil"/>
            </w:tcBorders>
            <w:shd w:val="clear" w:color="auto" w:fill="auto"/>
            <w:noWrap/>
            <w:hideMark/>
          </w:tcPr>
          <w:p w14:paraId="6A0AA746"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Distance to Prov capital (low)</w:t>
            </w:r>
          </w:p>
        </w:tc>
        <w:tc>
          <w:tcPr>
            <w:tcW w:w="993" w:type="dxa"/>
            <w:tcBorders>
              <w:top w:val="nil"/>
              <w:left w:val="nil"/>
              <w:bottom w:val="nil"/>
              <w:right w:val="nil"/>
            </w:tcBorders>
            <w:shd w:val="clear" w:color="auto" w:fill="auto"/>
            <w:noWrap/>
            <w:hideMark/>
          </w:tcPr>
          <w:p w14:paraId="35C016F3"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253D3F0C"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39A86FE0"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-0.0072</w:t>
            </w:r>
          </w:p>
        </w:tc>
        <w:tc>
          <w:tcPr>
            <w:tcW w:w="850" w:type="dxa"/>
            <w:tcBorders>
              <w:top w:val="nil"/>
              <w:left w:val="nil"/>
              <w:bottom w:val="nil"/>
              <w:right w:val="nil"/>
            </w:tcBorders>
            <w:shd w:val="clear" w:color="auto" w:fill="auto"/>
            <w:noWrap/>
            <w:hideMark/>
          </w:tcPr>
          <w:p w14:paraId="0DD8A6EA"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0.0019</w:t>
            </w:r>
          </w:p>
        </w:tc>
        <w:tc>
          <w:tcPr>
            <w:tcW w:w="850" w:type="dxa"/>
            <w:tcBorders>
              <w:top w:val="nil"/>
              <w:left w:val="nil"/>
              <w:bottom w:val="nil"/>
              <w:right w:val="nil"/>
            </w:tcBorders>
          </w:tcPr>
          <w:p w14:paraId="4B881DDF" w14:textId="00F94E44" w:rsidR="0049773F" w:rsidRPr="00A2432B" w:rsidRDefault="00227A85" w:rsidP="005E177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0.993</w:t>
            </w:r>
          </w:p>
        </w:tc>
      </w:tr>
      <w:tr w:rsidR="0049773F" w:rsidRPr="00A2432B" w14:paraId="267B75AE" w14:textId="77777777" w:rsidTr="005E1777">
        <w:trPr>
          <w:trHeight w:val="205"/>
        </w:trPr>
        <w:tc>
          <w:tcPr>
            <w:tcW w:w="3402" w:type="dxa"/>
            <w:tcBorders>
              <w:top w:val="nil"/>
              <w:left w:val="nil"/>
              <w:bottom w:val="nil"/>
              <w:right w:val="nil"/>
            </w:tcBorders>
            <w:shd w:val="clear" w:color="auto" w:fill="auto"/>
            <w:hideMark/>
          </w:tcPr>
          <w:p w14:paraId="49A37B9D"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Presence of economic concessions (1)</w:t>
            </w:r>
          </w:p>
        </w:tc>
        <w:tc>
          <w:tcPr>
            <w:tcW w:w="993" w:type="dxa"/>
            <w:tcBorders>
              <w:top w:val="nil"/>
              <w:left w:val="nil"/>
              <w:bottom w:val="nil"/>
              <w:right w:val="nil"/>
            </w:tcBorders>
            <w:shd w:val="clear" w:color="auto" w:fill="auto"/>
            <w:noWrap/>
            <w:hideMark/>
          </w:tcPr>
          <w:p w14:paraId="1FCA16D8"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nil"/>
              <w:right w:val="nil"/>
            </w:tcBorders>
            <w:shd w:val="clear" w:color="auto" w:fill="auto"/>
            <w:noWrap/>
            <w:hideMark/>
          </w:tcPr>
          <w:p w14:paraId="26DB2A05"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nil"/>
              <w:right w:val="nil"/>
            </w:tcBorders>
            <w:shd w:val="clear" w:color="auto" w:fill="auto"/>
            <w:noWrap/>
            <w:hideMark/>
          </w:tcPr>
          <w:p w14:paraId="40E7DB95"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1.9974</w:t>
            </w:r>
          </w:p>
        </w:tc>
        <w:tc>
          <w:tcPr>
            <w:tcW w:w="850" w:type="dxa"/>
            <w:tcBorders>
              <w:top w:val="nil"/>
              <w:left w:val="nil"/>
              <w:bottom w:val="nil"/>
              <w:right w:val="nil"/>
            </w:tcBorders>
            <w:shd w:val="clear" w:color="auto" w:fill="auto"/>
            <w:noWrap/>
            <w:hideMark/>
          </w:tcPr>
          <w:p w14:paraId="19DFADD6"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0.4090</w:t>
            </w:r>
          </w:p>
        </w:tc>
        <w:tc>
          <w:tcPr>
            <w:tcW w:w="850" w:type="dxa"/>
            <w:tcBorders>
              <w:top w:val="nil"/>
              <w:left w:val="nil"/>
              <w:bottom w:val="nil"/>
              <w:right w:val="nil"/>
            </w:tcBorders>
          </w:tcPr>
          <w:p w14:paraId="351CA1E4" w14:textId="603EFE67" w:rsidR="0049773F" w:rsidRPr="00A2432B" w:rsidRDefault="00227A85" w:rsidP="005E177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7.370</w:t>
            </w:r>
          </w:p>
        </w:tc>
      </w:tr>
      <w:tr w:rsidR="0049773F" w:rsidRPr="00A2432B" w14:paraId="6DC981CF" w14:textId="77777777" w:rsidTr="005E1777">
        <w:trPr>
          <w:trHeight w:val="288"/>
        </w:trPr>
        <w:tc>
          <w:tcPr>
            <w:tcW w:w="3402" w:type="dxa"/>
            <w:tcBorders>
              <w:top w:val="nil"/>
              <w:left w:val="nil"/>
              <w:bottom w:val="single" w:sz="12" w:space="0" w:color="auto"/>
              <w:right w:val="nil"/>
            </w:tcBorders>
            <w:shd w:val="clear" w:color="auto" w:fill="auto"/>
            <w:noWrap/>
            <w:hideMark/>
          </w:tcPr>
          <w:p w14:paraId="695E637C"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Presence of PAs (1)</w:t>
            </w:r>
          </w:p>
        </w:tc>
        <w:tc>
          <w:tcPr>
            <w:tcW w:w="993" w:type="dxa"/>
            <w:tcBorders>
              <w:top w:val="nil"/>
              <w:left w:val="nil"/>
              <w:bottom w:val="single" w:sz="12" w:space="0" w:color="auto"/>
              <w:right w:val="nil"/>
            </w:tcBorders>
            <w:shd w:val="clear" w:color="auto" w:fill="auto"/>
            <w:noWrap/>
            <w:hideMark/>
          </w:tcPr>
          <w:p w14:paraId="651B6CA1"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w:t>
            </w:r>
          </w:p>
        </w:tc>
        <w:tc>
          <w:tcPr>
            <w:tcW w:w="862" w:type="dxa"/>
            <w:tcBorders>
              <w:top w:val="nil"/>
              <w:left w:val="nil"/>
              <w:bottom w:val="single" w:sz="12" w:space="0" w:color="auto"/>
              <w:right w:val="nil"/>
            </w:tcBorders>
            <w:shd w:val="clear" w:color="auto" w:fill="auto"/>
            <w:noWrap/>
            <w:hideMark/>
          </w:tcPr>
          <w:p w14:paraId="68233B7F" w14:textId="77777777" w:rsidR="0049773F" w:rsidRPr="00A2432B" w:rsidRDefault="0049773F" w:rsidP="005E1777">
            <w:pPr>
              <w:spacing w:after="0" w:line="240" w:lineRule="auto"/>
              <w:rPr>
                <w:rFonts w:ascii="Times New Roman" w:eastAsia="Times New Roman" w:hAnsi="Times New Roman" w:cs="Times New Roman"/>
                <w:sz w:val="20"/>
                <w:szCs w:val="20"/>
                <w:lang w:eastAsia="en-GB"/>
              </w:rPr>
            </w:pPr>
            <w:r w:rsidRPr="00A2432B">
              <w:rPr>
                <w:rFonts w:ascii="Times New Roman" w:eastAsia="Times New Roman" w:hAnsi="Times New Roman" w:cs="Times New Roman"/>
                <w:sz w:val="20"/>
                <w:szCs w:val="20"/>
                <w:lang w:eastAsia="en-GB"/>
              </w:rPr>
              <w:t>-</w:t>
            </w:r>
          </w:p>
        </w:tc>
        <w:tc>
          <w:tcPr>
            <w:tcW w:w="1264" w:type="dxa"/>
            <w:gridSpan w:val="2"/>
            <w:tcBorders>
              <w:top w:val="nil"/>
              <w:left w:val="nil"/>
              <w:bottom w:val="single" w:sz="12" w:space="0" w:color="auto"/>
              <w:right w:val="nil"/>
            </w:tcBorders>
            <w:shd w:val="clear" w:color="auto" w:fill="auto"/>
            <w:noWrap/>
            <w:hideMark/>
          </w:tcPr>
          <w:p w14:paraId="2AAE5D44"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2.8063</w:t>
            </w:r>
          </w:p>
        </w:tc>
        <w:tc>
          <w:tcPr>
            <w:tcW w:w="850" w:type="dxa"/>
            <w:tcBorders>
              <w:top w:val="nil"/>
              <w:left w:val="nil"/>
              <w:bottom w:val="single" w:sz="12" w:space="0" w:color="auto"/>
              <w:right w:val="nil"/>
            </w:tcBorders>
            <w:shd w:val="clear" w:color="auto" w:fill="auto"/>
            <w:noWrap/>
            <w:hideMark/>
          </w:tcPr>
          <w:p w14:paraId="7E3CC347" w14:textId="77777777" w:rsidR="0049773F" w:rsidRPr="00A2432B" w:rsidRDefault="0049773F" w:rsidP="005E1777">
            <w:pPr>
              <w:spacing w:after="0" w:line="240" w:lineRule="auto"/>
              <w:rPr>
                <w:rFonts w:ascii="Calibri" w:eastAsia="Times New Roman" w:hAnsi="Calibri" w:cs="Calibri"/>
                <w:color w:val="000000"/>
                <w:sz w:val="20"/>
                <w:szCs w:val="20"/>
                <w:lang w:eastAsia="en-GB"/>
              </w:rPr>
            </w:pPr>
            <w:r w:rsidRPr="00A2432B">
              <w:rPr>
                <w:rFonts w:ascii="Calibri" w:eastAsia="Times New Roman" w:hAnsi="Calibri" w:cs="Calibri"/>
                <w:color w:val="000000"/>
                <w:sz w:val="20"/>
                <w:szCs w:val="20"/>
                <w:lang w:eastAsia="en-GB"/>
              </w:rPr>
              <w:t>0.4965</w:t>
            </w:r>
          </w:p>
        </w:tc>
        <w:tc>
          <w:tcPr>
            <w:tcW w:w="850" w:type="dxa"/>
            <w:tcBorders>
              <w:top w:val="nil"/>
              <w:left w:val="nil"/>
              <w:bottom w:val="single" w:sz="12" w:space="0" w:color="auto"/>
              <w:right w:val="nil"/>
            </w:tcBorders>
          </w:tcPr>
          <w:p w14:paraId="7C1C893A" w14:textId="6F1413F3" w:rsidR="0049773F" w:rsidRPr="00A2432B" w:rsidRDefault="0049773F" w:rsidP="005E1777">
            <w:pPr>
              <w:spacing w:after="0" w:line="240" w:lineRule="auto"/>
              <w:rPr>
                <w:rFonts w:ascii="Calibri" w:eastAsia="Times New Roman" w:hAnsi="Calibri" w:cs="Calibri"/>
                <w:color w:val="000000"/>
                <w:sz w:val="20"/>
                <w:szCs w:val="20"/>
                <w:lang w:eastAsia="en-GB"/>
              </w:rPr>
            </w:pPr>
            <w:r>
              <w:rPr>
                <w:rFonts w:ascii="Calibri" w:eastAsia="Times New Roman" w:hAnsi="Calibri" w:cs="Calibri"/>
                <w:color w:val="000000"/>
                <w:sz w:val="20"/>
                <w:szCs w:val="20"/>
                <w:lang w:eastAsia="en-GB"/>
              </w:rPr>
              <w:t>1</w:t>
            </w:r>
            <w:r w:rsidR="00227A85">
              <w:rPr>
                <w:rFonts w:ascii="Calibri" w:eastAsia="Times New Roman" w:hAnsi="Calibri" w:cs="Calibri"/>
                <w:color w:val="000000"/>
                <w:sz w:val="20"/>
                <w:szCs w:val="20"/>
                <w:lang w:eastAsia="en-GB"/>
              </w:rPr>
              <w:t>6.55</w:t>
            </w:r>
          </w:p>
        </w:tc>
      </w:tr>
    </w:tbl>
    <w:p w14:paraId="6685D942" w14:textId="77777777" w:rsidR="0049773F" w:rsidRPr="00A66892" w:rsidRDefault="0049773F" w:rsidP="0049773F">
      <w:pPr>
        <w:rPr>
          <w:sz w:val="18"/>
          <w:szCs w:val="18"/>
        </w:rPr>
      </w:pPr>
      <w:r w:rsidRPr="00A66892">
        <w:rPr>
          <w:i/>
          <w:iCs/>
          <w:sz w:val="24"/>
          <w:szCs w:val="24"/>
          <w:vertAlign w:val="superscript"/>
        </w:rPr>
        <w:t>a</w:t>
      </w:r>
      <w:r w:rsidRPr="00A66892">
        <w:rPr>
          <w:sz w:val="18"/>
          <w:szCs w:val="18"/>
        </w:rPr>
        <w:t xml:space="preserve"> Rate ratio = exp(coefficient) </w:t>
      </w:r>
    </w:p>
    <w:p w14:paraId="00F81586" w14:textId="77777777" w:rsidR="0049773F" w:rsidRPr="0049773F" w:rsidRDefault="0049773F" w:rsidP="0011048D"/>
    <w:p w14:paraId="675427F4" w14:textId="77777777" w:rsidR="0049773F" w:rsidRDefault="0049773F" w:rsidP="0011048D">
      <w:pPr>
        <w:rPr>
          <w:i/>
          <w:iCs/>
        </w:rPr>
      </w:pPr>
    </w:p>
    <w:p w14:paraId="31A2E832" w14:textId="77777777" w:rsidR="0049773F" w:rsidRDefault="0049773F" w:rsidP="0011048D">
      <w:pPr>
        <w:rPr>
          <w:i/>
          <w:iCs/>
        </w:rPr>
      </w:pPr>
    </w:p>
    <w:p w14:paraId="49DCB8A0" w14:textId="77777777" w:rsidR="0049773F" w:rsidRDefault="0049773F" w:rsidP="0011048D">
      <w:pPr>
        <w:rPr>
          <w:i/>
          <w:iCs/>
        </w:rPr>
      </w:pPr>
    </w:p>
    <w:p w14:paraId="295F3086" w14:textId="77777777" w:rsidR="0049773F" w:rsidRDefault="0049773F" w:rsidP="0011048D">
      <w:pPr>
        <w:rPr>
          <w:i/>
          <w:iCs/>
        </w:rPr>
      </w:pPr>
    </w:p>
    <w:p w14:paraId="6A3EF581" w14:textId="77777777" w:rsidR="0049773F" w:rsidRDefault="0049773F" w:rsidP="0011048D">
      <w:pPr>
        <w:rPr>
          <w:i/>
          <w:iCs/>
        </w:rPr>
      </w:pPr>
    </w:p>
    <w:p w14:paraId="23DBDDB1" w14:textId="77777777" w:rsidR="0049773F" w:rsidRDefault="0049773F" w:rsidP="0011048D">
      <w:pPr>
        <w:rPr>
          <w:i/>
          <w:iCs/>
        </w:rPr>
      </w:pPr>
    </w:p>
    <w:p w14:paraId="146F015E" w14:textId="77777777" w:rsidR="0049773F" w:rsidRDefault="0049773F" w:rsidP="0049773F">
      <w:pPr>
        <w:rPr>
          <w:b/>
          <w:bCs/>
        </w:rPr>
      </w:pPr>
    </w:p>
    <w:p w14:paraId="01942102" w14:textId="77777777" w:rsidR="0049773F" w:rsidRDefault="0049773F" w:rsidP="0049773F">
      <w:pPr>
        <w:rPr>
          <w:noProof/>
          <w:lang w:eastAsia="en-GB"/>
        </w:rPr>
      </w:pPr>
      <w:r>
        <w:rPr>
          <w:noProof/>
          <w:lang w:eastAsia="en-GB"/>
        </w:rPr>
        <w:lastRenderedPageBreak/>
        <w:drawing>
          <wp:inline distT="0" distB="0" distL="0" distR="0" wp14:anchorId="1669FAB4" wp14:editId="7AC38904">
            <wp:extent cx="5731510" cy="4776470"/>
            <wp:effectExtent l="0" t="0" r="2540" b="5080"/>
            <wp:docPr id="12" name="Picture 12"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776470"/>
                    </a:xfrm>
                    <a:prstGeom prst="rect">
                      <a:avLst/>
                    </a:prstGeom>
                    <a:noFill/>
                    <a:ln>
                      <a:noFill/>
                    </a:ln>
                  </pic:spPr>
                </pic:pic>
              </a:graphicData>
            </a:graphic>
          </wp:inline>
        </w:drawing>
      </w:r>
    </w:p>
    <w:p w14:paraId="2AC3037F" w14:textId="77777777" w:rsidR="0049773F" w:rsidRDefault="0049773F" w:rsidP="0049773F">
      <w:pPr>
        <w:rPr>
          <w:b/>
          <w:bCs/>
          <w:sz w:val="20"/>
          <w:szCs w:val="20"/>
        </w:rPr>
      </w:pPr>
      <w:r w:rsidRPr="00591618">
        <w:rPr>
          <w:b/>
          <w:bCs/>
          <w:sz w:val="20"/>
          <w:szCs w:val="20"/>
        </w:rPr>
        <w:t xml:space="preserve">Figure </w:t>
      </w:r>
      <w:r>
        <w:rPr>
          <w:b/>
          <w:bCs/>
          <w:sz w:val="20"/>
          <w:szCs w:val="20"/>
        </w:rPr>
        <w:t>2</w:t>
      </w:r>
      <w:r w:rsidRPr="00591618">
        <w:rPr>
          <w:b/>
          <w:bCs/>
          <w:sz w:val="20"/>
          <w:szCs w:val="20"/>
        </w:rPr>
        <w:t>. Predicted relationships (red lines</w:t>
      </w:r>
      <w:r>
        <w:rPr>
          <w:b/>
          <w:bCs/>
          <w:sz w:val="20"/>
          <w:szCs w:val="20"/>
        </w:rPr>
        <w:t>, blue bars</w:t>
      </w:r>
      <w:r w:rsidRPr="00591618">
        <w:rPr>
          <w:b/>
          <w:bCs/>
          <w:sz w:val="20"/>
          <w:szCs w:val="20"/>
        </w:rPr>
        <w:t xml:space="preserve">) between socioeconomic variables and forest cover in Cambodia between 2007 – 2012 from the top commune-level model. Predictions are ‘global’ i.e., all random effects were set to their mean values, and thus predictions are not for any specific commune. Black </w:t>
      </w:r>
      <w:r>
        <w:rPr>
          <w:b/>
          <w:bCs/>
          <w:sz w:val="20"/>
          <w:szCs w:val="20"/>
        </w:rPr>
        <w:t>points</w:t>
      </w:r>
      <w:r w:rsidRPr="00591618">
        <w:rPr>
          <w:b/>
          <w:bCs/>
          <w:sz w:val="20"/>
          <w:szCs w:val="20"/>
        </w:rPr>
        <w:t xml:space="preserve"> are the raw data points.</w:t>
      </w:r>
      <w:r>
        <w:rPr>
          <w:b/>
          <w:bCs/>
          <w:sz w:val="20"/>
          <w:szCs w:val="20"/>
        </w:rPr>
        <w:t xml:space="preserve"> a = population density, centred and scaled, b = mean elevation (masl), centred and scaled, c = distance to international border (KM), centred and scaled, d = distance to provincial capital (KM), centred and scaled, e = presence of economic land concessions, f = presence of protected areas.  </w:t>
      </w:r>
    </w:p>
    <w:p w14:paraId="4BB5F7BC" w14:textId="77777777" w:rsidR="0049773F" w:rsidRDefault="0049773F" w:rsidP="0011048D">
      <w:pPr>
        <w:rPr>
          <w:i/>
          <w:iCs/>
        </w:rPr>
      </w:pPr>
    </w:p>
    <w:p w14:paraId="21A43290" w14:textId="77777777" w:rsidR="0049773F" w:rsidRDefault="0049773F" w:rsidP="0011048D">
      <w:pPr>
        <w:rPr>
          <w:i/>
          <w:iCs/>
        </w:rPr>
      </w:pPr>
    </w:p>
    <w:p w14:paraId="7FA1D12B" w14:textId="77777777" w:rsidR="0049773F" w:rsidRDefault="0049773F" w:rsidP="0011048D">
      <w:pPr>
        <w:rPr>
          <w:i/>
          <w:iCs/>
        </w:rPr>
      </w:pPr>
    </w:p>
    <w:p w14:paraId="721D0239" w14:textId="77777777" w:rsidR="0049773F" w:rsidRDefault="0049773F" w:rsidP="0011048D">
      <w:pPr>
        <w:rPr>
          <w:i/>
          <w:iCs/>
        </w:rPr>
      </w:pPr>
    </w:p>
    <w:p w14:paraId="22611731" w14:textId="77777777" w:rsidR="0049773F" w:rsidRDefault="0049773F" w:rsidP="0011048D">
      <w:pPr>
        <w:rPr>
          <w:i/>
          <w:iCs/>
        </w:rPr>
      </w:pPr>
    </w:p>
    <w:p w14:paraId="427F0936" w14:textId="77777777" w:rsidR="0049773F" w:rsidRDefault="0049773F" w:rsidP="0011048D">
      <w:pPr>
        <w:rPr>
          <w:i/>
          <w:iCs/>
        </w:rPr>
      </w:pPr>
    </w:p>
    <w:p w14:paraId="44EE6327" w14:textId="77777777" w:rsidR="0049773F" w:rsidRDefault="0049773F" w:rsidP="0011048D">
      <w:pPr>
        <w:rPr>
          <w:i/>
          <w:iCs/>
        </w:rPr>
      </w:pPr>
    </w:p>
    <w:p w14:paraId="63B1C71F" w14:textId="39A28F21" w:rsidR="00D6664E" w:rsidRDefault="00D6664E">
      <w:pPr>
        <w:rPr>
          <w:b/>
          <w:bCs/>
        </w:rPr>
      </w:pPr>
    </w:p>
    <w:p w14:paraId="2C59AEF2" w14:textId="0799381C" w:rsidR="0011048D" w:rsidRDefault="0011048D">
      <w:pPr>
        <w:rPr>
          <w:b/>
          <w:bCs/>
        </w:rPr>
      </w:pPr>
    </w:p>
    <w:p w14:paraId="45B0BFDF" w14:textId="77777777" w:rsidR="009B467C" w:rsidRDefault="009B467C" w:rsidP="0011048D">
      <w:pPr>
        <w:rPr>
          <w:b/>
          <w:bCs/>
          <w:sz w:val="20"/>
          <w:szCs w:val="20"/>
        </w:rPr>
        <w:sectPr w:rsidR="009B467C" w:rsidSect="00D6664E">
          <w:pgSz w:w="11906" w:h="16838"/>
          <w:pgMar w:top="1440" w:right="1440" w:bottom="1440" w:left="1440" w:header="708" w:footer="708" w:gutter="0"/>
          <w:cols w:space="708"/>
          <w:docGrid w:linePitch="360"/>
        </w:sectPr>
      </w:pPr>
    </w:p>
    <w:p w14:paraId="41CC87BE" w14:textId="4A17B1AB" w:rsidR="005D6922" w:rsidRDefault="009B467C" w:rsidP="0011048D">
      <w:pPr>
        <w:rPr>
          <w:b/>
          <w:bCs/>
          <w:sz w:val="20"/>
          <w:szCs w:val="20"/>
        </w:rPr>
      </w:pPr>
      <w:r>
        <w:rPr>
          <w:noProof/>
          <w:lang w:eastAsia="en-GB"/>
        </w:rPr>
        <w:lastRenderedPageBreak/>
        <w:drawing>
          <wp:anchor distT="0" distB="0" distL="114300" distR="114300" simplePos="0" relativeHeight="251665408" behindDoc="1" locked="0" layoutInCell="1" allowOverlap="1" wp14:anchorId="3DD9530D" wp14:editId="17163C3C">
            <wp:simplePos x="0" y="0"/>
            <wp:positionH relativeFrom="column">
              <wp:posOffset>-289560</wp:posOffset>
            </wp:positionH>
            <wp:positionV relativeFrom="paragraph">
              <wp:posOffset>-388620</wp:posOffset>
            </wp:positionV>
            <wp:extent cx="7833360" cy="5731510"/>
            <wp:effectExtent l="0" t="0" r="0" b="2540"/>
            <wp:wrapNone/>
            <wp:docPr id="15" name="Picture 15"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alenda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833360" cy="57315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3694A1" w14:textId="79AEECE3" w:rsidR="005D6922" w:rsidRDefault="005D6922" w:rsidP="0011048D">
      <w:pPr>
        <w:rPr>
          <w:b/>
          <w:bCs/>
          <w:sz w:val="20"/>
          <w:szCs w:val="20"/>
        </w:rPr>
      </w:pPr>
    </w:p>
    <w:p w14:paraId="6F5FAD99" w14:textId="0A9A3CC5" w:rsidR="005D6922" w:rsidRDefault="005D6922" w:rsidP="0011048D">
      <w:pPr>
        <w:rPr>
          <w:b/>
          <w:bCs/>
          <w:sz w:val="20"/>
          <w:szCs w:val="20"/>
        </w:rPr>
      </w:pPr>
    </w:p>
    <w:p w14:paraId="71248275" w14:textId="5A1A0B56" w:rsidR="005D6922" w:rsidRDefault="009B467C" w:rsidP="0011048D">
      <w:pPr>
        <w:rPr>
          <w:b/>
          <w:bCs/>
          <w:sz w:val="20"/>
          <w:szCs w:val="20"/>
        </w:rPr>
      </w:pPr>
      <w:r w:rsidRPr="009B467C">
        <w:rPr>
          <w:b/>
          <w:bCs/>
          <w:noProof/>
          <w:sz w:val="20"/>
          <w:szCs w:val="20"/>
          <w:lang w:eastAsia="en-GB"/>
        </w:rPr>
        <mc:AlternateContent>
          <mc:Choice Requires="wps">
            <w:drawing>
              <wp:anchor distT="45720" distB="45720" distL="114300" distR="114300" simplePos="0" relativeHeight="251667456" behindDoc="0" locked="0" layoutInCell="1" allowOverlap="1" wp14:anchorId="71AF62E3" wp14:editId="41B4208B">
                <wp:simplePos x="0" y="0"/>
                <wp:positionH relativeFrom="page">
                  <wp:posOffset>8763000</wp:posOffset>
                </wp:positionH>
                <wp:positionV relativeFrom="paragraph">
                  <wp:posOffset>107950</wp:posOffset>
                </wp:positionV>
                <wp:extent cx="1592580" cy="3474720"/>
                <wp:effectExtent l="0" t="0" r="762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92580" cy="3474720"/>
                        </a:xfrm>
                        <a:prstGeom prst="rect">
                          <a:avLst/>
                        </a:prstGeom>
                        <a:solidFill>
                          <a:srgbClr val="FFFFFF"/>
                        </a:solidFill>
                        <a:ln w="9525">
                          <a:noFill/>
                          <a:miter lim="800000"/>
                          <a:headEnd/>
                          <a:tailEnd/>
                        </a:ln>
                      </wps:spPr>
                      <wps:txbx>
                        <w:txbxContent>
                          <w:p w14:paraId="1C6EDC28" w14:textId="1011AC00" w:rsidR="005E1777" w:rsidRPr="009B467C" w:rsidRDefault="005E1777" w:rsidP="009B467C">
                            <w:pPr>
                              <w:rPr>
                                <w:b/>
                                <w:bCs/>
                                <w:sz w:val="20"/>
                                <w:szCs w:val="20"/>
                              </w:rPr>
                            </w:pPr>
                            <w:r w:rsidRPr="009B467C">
                              <w:rPr>
                                <w:b/>
                                <w:bCs/>
                                <w:sz w:val="20"/>
                                <w:szCs w:val="20"/>
                              </w:rPr>
                              <w:t>Figure 3. Predicted relationships between population density and forest cover within Cambodian provinces between 2007 – 2012 using the top commune-level model. Faded grey lines are the predictions for each individual commune within each province. Black lines are the mean provincial predictions, which were computed using the 50% quantile from all commune predictions. Plot panels have non-standard y axis ranges.</w:t>
                            </w:r>
                          </w:p>
                          <w:p w14:paraId="7E4BE75D" w14:textId="3AE220D0" w:rsidR="005E1777" w:rsidRPr="009B467C" w:rsidRDefault="005E1777">
                            <w:pPr>
                              <w:rPr>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1AF62E3" id="_x0000_t202" coordsize="21600,21600" o:spt="202" path="m,l,21600r21600,l21600,xe">
                <v:stroke joinstyle="miter"/>
                <v:path gradientshapeok="t" o:connecttype="rect"/>
              </v:shapetype>
              <v:shape id="Text Box 2" o:spid="_x0000_s1026" type="#_x0000_t202" style="position:absolute;margin-left:690pt;margin-top:8.5pt;width:125.4pt;height:273.6pt;z-index:25166745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" stroked="f">
                <v:textbox>
                  <w:txbxContent>
                    <w:p w14:paraId="1C6EDC28" w14:textId="1011AC00" w:rsidR="005E1777" w:rsidRPr="009B467C" w:rsidRDefault="005E1777" w:rsidP="009B467C">
                      <w:pPr>
                        <w:rPr>
                          <w:b/>
                          <w:bCs/>
                          <w:sz w:val="20"/>
                          <w:szCs w:val="20"/>
                        </w:rPr>
                      </w:pPr>
                      <w:r w:rsidRPr="009B467C">
                        <w:rPr>
                          <w:b/>
                          <w:bCs/>
                          <w:sz w:val="20"/>
                          <w:szCs w:val="20"/>
                        </w:rPr>
                        <w:t>Figure 3. Predicted relationships between population density and forest cover within Cambodian provinces between 2007 – 2012 using the top commune-level model. Faded grey lines are the predictions for each individual commune within each province. Black lines are the mean provincial predictions, which were computed using the 50% quantile from all commune predictions. Plot panels have non-standard y axis ranges.</w:t>
                      </w:r>
                    </w:p>
                    <w:p w14:paraId="7E4BE75D" w14:textId="3AE220D0" w:rsidR="005E1777" w:rsidRPr="009B467C" w:rsidRDefault="005E1777">
                      <w:pPr>
                        <w:rPr>
                          <w:sz w:val="20"/>
                          <w:szCs w:val="20"/>
                        </w:rPr>
                      </w:pPr>
                    </w:p>
                  </w:txbxContent>
                </v:textbox>
                <w10:wrap type="square" anchorx="page"/>
              </v:shape>
            </w:pict>
          </mc:Fallback>
        </mc:AlternateContent>
      </w:r>
    </w:p>
    <w:p w14:paraId="4408179A" w14:textId="2F86F3B0" w:rsidR="005D6922" w:rsidRDefault="005D6922" w:rsidP="0011048D">
      <w:pPr>
        <w:rPr>
          <w:b/>
          <w:bCs/>
          <w:sz w:val="20"/>
          <w:szCs w:val="20"/>
        </w:rPr>
      </w:pPr>
    </w:p>
    <w:p w14:paraId="5AB2220F" w14:textId="77777777" w:rsidR="005D6922" w:rsidRDefault="005D6922" w:rsidP="0011048D">
      <w:pPr>
        <w:rPr>
          <w:b/>
          <w:bCs/>
          <w:sz w:val="20"/>
          <w:szCs w:val="20"/>
        </w:rPr>
      </w:pPr>
    </w:p>
    <w:p w14:paraId="45578303" w14:textId="77777777" w:rsidR="005D6922" w:rsidRDefault="005D6922" w:rsidP="0011048D">
      <w:pPr>
        <w:rPr>
          <w:b/>
          <w:bCs/>
          <w:sz w:val="20"/>
          <w:szCs w:val="20"/>
        </w:rPr>
      </w:pPr>
    </w:p>
    <w:p w14:paraId="30418F96" w14:textId="3C4DE60C" w:rsidR="005D6922" w:rsidRDefault="005D6922" w:rsidP="0011048D">
      <w:pPr>
        <w:rPr>
          <w:b/>
          <w:bCs/>
          <w:sz w:val="20"/>
          <w:szCs w:val="20"/>
        </w:rPr>
      </w:pPr>
    </w:p>
    <w:p w14:paraId="2E45B2A4" w14:textId="77777777" w:rsidR="005D6922" w:rsidRDefault="005D6922" w:rsidP="0011048D">
      <w:pPr>
        <w:rPr>
          <w:b/>
          <w:bCs/>
          <w:sz w:val="20"/>
          <w:szCs w:val="20"/>
        </w:rPr>
      </w:pPr>
    </w:p>
    <w:p w14:paraId="1C0940ED" w14:textId="47922EF0" w:rsidR="005D6922" w:rsidRDefault="005D6922" w:rsidP="0011048D">
      <w:pPr>
        <w:rPr>
          <w:b/>
          <w:bCs/>
          <w:sz w:val="20"/>
          <w:szCs w:val="20"/>
        </w:rPr>
      </w:pPr>
    </w:p>
    <w:p w14:paraId="3DDDB6D9" w14:textId="57150896" w:rsidR="005D6922" w:rsidRDefault="005D6922" w:rsidP="0011048D">
      <w:pPr>
        <w:rPr>
          <w:b/>
          <w:bCs/>
          <w:sz w:val="20"/>
          <w:szCs w:val="20"/>
        </w:rPr>
      </w:pPr>
    </w:p>
    <w:p w14:paraId="415E374C" w14:textId="77777777" w:rsidR="005D6922" w:rsidRDefault="005D6922" w:rsidP="0011048D">
      <w:pPr>
        <w:rPr>
          <w:b/>
          <w:bCs/>
          <w:sz w:val="20"/>
          <w:szCs w:val="20"/>
        </w:rPr>
      </w:pPr>
    </w:p>
    <w:p w14:paraId="75ED6CB0" w14:textId="021273D3" w:rsidR="005D6922" w:rsidRDefault="005D6922" w:rsidP="0011048D">
      <w:pPr>
        <w:rPr>
          <w:b/>
          <w:bCs/>
          <w:sz w:val="20"/>
          <w:szCs w:val="20"/>
        </w:rPr>
      </w:pPr>
    </w:p>
    <w:p w14:paraId="44CBA291" w14:textId="77777777" w:rsidR="005D6922" w:rsidRDefault="005D6922" w:rsidP="0011048D">
      <w:pPr>
        <w:rPr>
          <w:b/>
          <w:bCs/>
          <w:sz w:val="20"/>
          <w:szCs w:val="20"/>
        </w:rPr>
      </w:pPr>
    </w:p>
    <w:p w14:paraId="50E27299" w14:textId="77777777" w:rsidR="005D6922" w:rsidRDefault="005D6922" w:rsidP="0011048D">
      <w:pPr>
        <w:rPr>
          <w:b/>
          <w:bCs/>
          <w:sz w:val="20"/>
          <w:szCs w:val="20"/>
        </w:rPr>
      </w:pPr>
    </w:p>
    <w:p w14:paraId="073F4F85" w14:textId="24BDA4D4" w:rsidR="005D6922" w:rsidRDefault="005D6922" w:rsidP="0011048D">
      <w:pPr>
        <w:rPr>
          <w:b/>
          <w:bCs/>
          <w:sz w:val="20"/>
          <w:szCs w:val="20"/>
        </w:rPr>
      </w:pPr>
    </w:p>
    <w:p w14:paraId="2B7B325C" w14:textId="280AB635" w:rsidR="005D6922" w:rsidRDefault="005D6922" w:rsidP="0011048D">
      <w:pPr>
        <w:rPr>
          <w:b/>
          <w:bCs/>
          <w:sz w:val="20"/>
          <w:szCs w:val="20"/>
        </w:rPr>
      </w:pPr>
    </w:p>
    <w:p w14:paraId="734B6053" w14:textId="77777777" w:rsidR="009B467C" w:rsidRDefault="009B467C" w:rsidP="0011048D">
      <w:pPr>
        <w:rPr>
          <w:b/>
          <w:bCs/>
          <w:sz w:val="20"/>
          <w:szCs w:val="20"/>
        </w:rPr>
        <w:sectPr w:rsidR="009B467C" w:rsidSect="009B467C">
          <w:pgSz w:w="16838" w:h="11906" w:orient="landscape"/>
          <w:pgMar w:top="1440" w:right="1440" w:bottom="1440" w:left="1440" w:header="708" w:footer="708" w:gutter="0"/>
          <w:cols w:space="708"/>
          <w:docGrid w:linePitch="360"/>
        </w:sectPr>
      </w:pPr>
    </w:p>
    <w:p w14:paraId="18674C32" w14:textId="3431BDCE" w:rsidR="005D6922" w:rsidRDefault="005D6922" w:rsidP="0011048D">
      <w:pPr>
        <w:rPr>
          <w:b/>
          <w:bCs/>
          <w:sz w:val="20"/>
          <w:szCs w:val="20"/>
        </w:rPr>
      </w:pPr>
    </w:p>
    <w:p w14:paraId="0B3A8EEB" w14:textId="1F06AF2B" w:rsidR="0011048D" w:rsidRDefault="00FD2288" w:rsidP="0011048D">
      <w:pPr>
        <w:rPr>
          <w:noProof/>
          <w:lang w:eastAsia="en-GB"/>
        </w:rPr>
      </w:pPr>
      <w:r>
        <w:rPr>
          <w:noProof/>
          <w:lang w:eastAsia="en-GB"/>
        </w:rPr>
        <w:drawing>
          <wp:inline distT="0" distB="0" distL="0" distR="0" wp14:anchorId="36424A84" wp14:editId="7769375A">
            <wp:extent cx="5731510" cy="5731510"/>
            <wp:effectExtent l="0" t="0" r="2540" b="254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36553963" w14:textId="6FB2AD06" w:rsidR="0011048D" w:rsidRDefault="0011048D" w:rsidP="0011048D">
      <w:pPr>
        <w:rPr>
          <w:b/>
          <w:bCs/>
          <w:sz w:val="20"/>
          <w:szCs w:val="20"/>
        </w:rPr>
      </w:pPr>
      <w:r w:rsidRPr="00BA3DF2">
        <w:rPr>
          <w:b/>
          <w:bCs/>
          <w:sz w:val="20"/>
          <w:szCs w:val="20"/>
        </w:rPr>
        <w:t xml:space="preserve">Figure </w:t>
      </w:r>
      <w:r w:rsidR="005D6589">
        <w:rPr>
          <w:b/>
          <w:bCs/>
          <w:sz w:val="20"/>
          <w:szCs w:val="20"/>
        </w:rPr>
        <w:t>4</w:t>
      </w:r>
      <w:r w:rsidRPr="00BA3DF2">
        <w:rPr>
          <w:b/>
          <w:bCs/>
          <w:sz w:val="20"/>
          <w:szCs w:val="20"/>
        </w:rPr>
        <w:t>. Predicted forest cover</w:t>
      </w:r>
      <w:r w:rsidR="00FD2288">
        <w:rPr>
          <w:b/>
          <w:bCs/>
          <w:sz w:val="20"/>
          <w:szCs w:val="20"/>
        </w:rPr>
        <w:t xml:space="preserve"> (pixels)</w:t>
      </w:r>
      <w:r w:rsidRPr="00BA3DF2">
        <w:rPr>
          <w:b/>
          <w:bCs/>
          <w:sz w:val="20"/>
          <w:szCs w:val="20"/>
        </w:rPr>
        <w:t xml:space="preserve"> within each Cambodian province given high and low levels of school attendance (males aged 6 – 24 in school) from the top province-level model. All other variables in the model were set to their reference level (distance to school = low, elevation = low, distance to international border = low, distance to provincial capital = low, economic land concession = yes, protected area = yes). </w:t>
      </w:r>
      <w:r w:rsidR="00FD2288">
        <w:rPr>
          <w:b/>
          <w:bCs/>
          <w:sz w:val="20"/>
          <w:szCs w:val="20"/>
        </w:rPr>
        <w:t xml:space="preserve">Error bars are present, but very small (error bars are equal to 2 </w:t>
      </w:r>
      <w:r w:rsidR="00FD2288">
        <w:rPr>
          <w:rFonts w:cstheme="minorHAnsi"/>
          <w:b/>
          <w:bCs/>
          <w:sz w:val="20"/>
          <w:szCs w:val="20"/>
        </w:rPr>
        <w:t>×</w:t>
      </w:r>
      <w:r w:rsidR="00FD2288">
        <w:rPr>
          <w:b/>
          <w:bCs/>
          <w:sz w:val="20"/>
          <w:szCs w:val="20"/>
        </w:rPr>
        <w:t xml:space="preserve"> standard error).</w:t>
      </w:r>
    </w:p>
    <w:p w14:paraId="7117E3B9" w14:textId="46021795" w:rsidR="0011048D" w:rsidRDefault="00FD2288" w:rsidP="0011048D">
      <w:r>
        <w:rPr>
          <w:noProof/>
          <w:lang w:eastAsia="en-GB"/>
        </w:rPr>
        <w:lastRenderedPageBreak/>
        <w:drawing>
          <wp:inline distT="0" distB="0" distL="0" distR="0" wp14:anchorId="6384D146" wp14:editId="14A3AD3A">
            <wp:extent cx="5731510" cy="5731510"/>
            <wp:effectExtent l="0" t="0" r="2540" b="254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468C9079" w14:textId="291985C2" w:rsidR="00FD2288" w:rsidRDefault="0011048D" w:rsidP="00FD2288">
      <w:pPr>
        <w:rPr>
          <w:b/>
          <w:bCs/>
          <w:sz w:val="20"/>
          <w:szCs w:val="20"/>
        </w:rPr>
      </w:pPr>
      <w:r w:rsidRPr="00BA3DF2">
        <w:rPr>
          <w:b/>
          <w:bCs/>
          <w:sz w:val="20"/>
          <w:szCs w:val="20"/>
        </w:rPr>
        <w:t xml:space="preserve">Figure </w:t>
      </w:r>
      <w:r w:rsidR="005D6589">
        <w:rPr>
          <w:b/>
          <w:bCs/>
          <w:sz w:val="20"/>
          <w:szCs w:val="20"/>
        </w:rPr>
        <w:t>5</w:t>
      </w:r>
      <w:r w:rsidR="00FD2288">
        <w:rPr>
          <w:b/>
          <w:bCs/>
          <w:sz w:val="20"/>
          <w:szCs w:val="20"/>
        </w:rPr>
        <w:t>.</w:t>
      </w:r>
      <w:r w:rsidRPr="00BA3DF2">
        <w:rPr>
          <w:b/>
          <w:bCs/>
          <w:sz w:val="20"/>
          <w:szCs w:val="20"/>
        </w:rPr>
        <w:t xml:space="preserve"> Predicted forest cover</w:t>
      </w:r>
      <w:r w:rsidR="00FD2288">
        <w:rPr>
          <w:b/>
          <w:bCs/>
          <w:sz w:val="20"/>
          <w:szCs w:val="20"/>
        </w:rPr>
        <w:t xml:space="preserve"> (pixels)</w:t>
      </w:r>
      <w:r w:rsidRPr="00BA3DF2">
        <w:rPr>
          <w:b/>
          <w:bCs/>
          <w:sz w:val="20"/>
          <w:szCs w:val="20"/>
        </w:rPr>
        <w:t xml:space="preserve"> within each Cambodian province given high and low </w:t>
      </w:r>
      <w:r>
        <w:rPr>
          <w:b/>
          <w:bCs/>
          <w:sz w:val="20"/>
          <w:szCs w:val="20"/>
        </w:rPr>
        <w:t xml:space="preserve">distances to the nearest school </w:t>
      </w:r>
      <w:r w:rsidRPr="00BA3DF2">
        <w:rPr>
          <w:b/>
          <w:bCs/>
          <w:sz w:val="20"/>
          <w:szCs w:val="20"/>
        </w:rPr>
        <w:t>from the top province-level model. All other variables in the model were set to their reference level (</w:t>
      </w:r>
      <w:r>
        <w:rPr>
          <w:b/>
          <w:bCs/>
          <w:sz w:val="20"/>
          <w:szCs w:val="20"/>
        </w:rPr>
        <w:t>school attendance</w:t>
      </w:r>
      <w:r w:rsidRPr="00BA3DF2">
        <w:rPr>
          <w:b/>
          <w:bCs/>
          <w:sz w:val="20"/>
          <w:szCs w:val="20"/>
        </w:rPr>
        <w:t xml:space="preserve"> = low, elevation = low, distance to international border = low, distance to provincial capital = low, economic land concession = yes, protected area = yes). </w:t>
      </w:r>
      <w:r w:rsidR="00FD2288">
        <w:rPr>
          <w:b/>
          <w:bCs/>
          <w:sz w:val="20"/>
          <w:szCs w:val="20"/>
        </w:rPr>
        <w:t xml:space="preserve">Error bars are present, but very small (error bars are equal to 2 </w:t>
      </w:r>
      <w:r w:rsidR="00FD2288">
        <w:rPr>
          <w:rFonts w:cstheme="minorHAnsi"/>
          <w:b/>
          <w:bCs/>
          <w:sz w:val="20"/>
          <w:szCs w:val="20"/>
        </w:rPr>
        <w:t>×</w:t>
      </w:r>
      <w:r w:rsidR="00FD2288">
        <w:rPr>
          <w:b/>
          <w:bCs/>
          <w:sz w:val="20"/>
          <w:szCs w:val="20"/>
        </w:rPr>
        <w:t xml:space="preserve"> standard error).</w:t>
      </w:r>
    </w:p>
    <w:p w14:paraId="16A3983C" w14:textId="77777777" w:rsidR="000B5377" w:rsidRDefault="000B5377" w:rsidP="000B5377">
      <w:pPr>
        <w:rPr>
          <w:i/>
          <w:iCs/>
        </w:rPr>
      </w:pPr>
    </w:p>
    <w:p w14:paraId="6D18FE72" w14:textId="2F66D26E" w:rsidR="000B5377" w:rsidRPr="00F5783B" w:rsidRDefault="000B5377" w:rsidP="000B5377">
      <w:r w:rsidRPr="00F5783B">
        <w:rPr>
          <w:i/>
          <w:iCs/>
        </w:rPr>
        <w:t>Cluster analysis</w:t>
      </w:r>
    </w:p>
    <w:p w14:paraId="0679E1ED" w14:textId="2112DE20" w:rsidR="00FD2288" w:rsidRDefault="000B5377" w:rsidP="0011048D">
      <w:r>
        <w:t>The UPGMA clustering had the highest cophenetic correlation (0.79) and the lowest Gower distance (254.14) and was therefore selected. The matrix correlation statistic suggested that 4 clusters were optimal, but that between 3 and 7 clusters had very similar support. When divided by 4 clusters, there was a large group (</w:t>
      </w:r>
      <w:r w:rsidRPr="00AF7E60">
        <w:rPr>
          <w:i/>
          <w:iCs/>
        </w:rPr>
        <w:t>n</w:t>
      </w:r>
      <w:r>
        <w:t xml:space="preserve"> = </w:t>
      </w:r>
      <w:r w:rsidRPr="00AF7E60">
        <w:t>16</w:t>
      </w:r>
      <w:r>
        <w:t>) of provinces that fell into a single cluster, and so I chose 5 clusters to add further nuance (</w:t>
      </w:r>
      <w:r w:rsidRPr="0049773F">
        <w:rPr>
          <w:highlight w:val="yellow"/>
        </w:rPr>
        <w:t>Figure Sx</w:t>
      </w:r>
      <w:r>
        <w:t xml:space="preserve">). The provinces within clusters were geographically contiguous (Figure 6), although clusters that had smaller cophenetic distances (i.e., were closer on the dendrogram, </w:t>
      </w:r>
      <w:r w:rsidRPr="0049773F">
        <w:rPr>
          <w:highlight w:val="yellow"/>
        </w:rPr>
        <w:t>Figure Sx</w:t>
      </w:r>
      <w:r>
        <w:t xml:space="preserve">) were not necessarily geographically contiguous. The largest cluster (cluster 5) dominated a central strip of the country, separating the smaller, and more similar clusters (Figure 6). These </w:t>
      </w:r>
      <w:r>
        <w:lastRenderedPageBreak/>
        <w:t xml:space="preserve">results suggest that provinces often have similar socioeconomic conditions to that of their neighbours, but that there are also distinct regions within the country that can be characterised by their socioeconomics rather than their geography. A heatmap of the socioeconomic variable values for each cluster revealed some distinguishing patterns (Figure 7). The largest cluster (cluster 5) was categorised by high or very high values of all variables, which translates to provinces with high population density, high education levels, high proportions of primary and secondary sector workers, and high migration (Table 3). This contrasts with cluster 2, which has predominantly low values for the socioeconomic variables which translates to provinces with low population density, low levels of education, low levels of primary sector employment (higher secondary sector employment), and low levels of migration (Table 3). Clusters 3 and 4 had the highest levels of migration (and interestingly the highest levels of land conflict), education, and population density, reflecting the presence of two of the three largest cities and significant urban development. Cluster 1 had the lowest population density, education, proportion of secondary sector workers, and migration, reflecting the clusters remote geography and rural character. Provinces within cluster 1 were also the most forested but had also lost the most forest during the study period (Figure 8). Provinces within cluster 5 were generally the next most forested after cluster 1 and had also lost large areas of forest during the study period (Figure 8). Cluster 3 had the least amount of forest, which was expected due to high levels of urbanisation and agriculture. Clusters 1 and 2 had the highest elevation, and clusters 1 and 5 had the highest mean distance to a provincial capital (Figure 8). </w:t>
      </w:r>
    </w:p>
    <w:p w14:paraId="6BE047CA" w14:textId="162F0C3E" w:rsidR="000B5377" w:rsidRDefault="000B5377" w:rsidP="0011048D"/>
    <w:p w14:paraId="25F563BE" w14:textId="520032DC" w:rsidR="000B5377" w:rsidRDefault="000B5377" w:rsidP="0011048D"/>
    <w:p w14:paraId="6CABFCA8" w14:textId="1D08B7F6" w:rsidR="000B5377" w:rsidRDefault="000B5377" w:rsidP="0011048D"/>
    <w:p w14:paraId="728626D0" w14:textId="1F8C0096" w:rsidR="000B5377" w:rsidRDefault="000B5377" w:rsidP="0011048D"/>
    <w:p w14:paraId="58FF3A41" w14:textId="526ABF8E" w:rsidR="000B5377" w:rsidRDefault="000B5377" w:rsidP="0011048D"/>
    <w:p w14:paraId="644392A9" w14:textId="0F5E42B3" w:rsidR="000B5377" w:rsidRDefault="000B5377" w:rsidP="0011048D"/>
    <w:p w14:paraId="2E3196AF" w14:textId="3F6E8041" w:rsidR="000B5377" w:rsidRDefault="000B5377" w:rsidP="0011048D"/>
    <w:p w14:paraId="0D3B1ECC" w14:textId="30194224" w:rsidR="000B5377" w:rsidRDefault="000B5377" w:rsidP="0011048D"/>
    <w:p w14:paraId="540B243C" w14:textId="4A7A04BD" w:rsidR="000B5377" w:rsidRDefault="000B5377" w:rsidP="0011048D"/>
    <w:p w14:paraId="46149290" w14:textId="1E47783B" w:rsidR="000B5377" w:rsidRDefault="000B5377" w:rsidP="0011048D"/>
    <w:p w14:paraId="36DC21B6" w14:textId="36061863" w:rsidR="000B5377" w:rsidRDefault="000B5377" w:rsidP="0011048D"/>
    <w:p w14:paraId="22E25C91" w14:textId="6105EEE8" w:rsidR="000B5377" w:rsidRDefault="000B5377" w:rsidP="0011048D"/>
    <w:p w14:paraId="3BAB1804" w14:textId="2DC53436" w:rsidR="000B5377" w:rsidRDefault="000B5377" w:rsidP="0011048D"/>
    <w:p w14:paraId="0170BE88" w14:textId="5D4A22BF" w:rsidR="000B5377" w:rsidRDefault="000B5377" w:rsidP="0011048D"/>
    <w:p w14:paraId="0023F433" w14:textId="7E5BFC4D" w:rsidR="000B5377" w:rsidRDefault="000B5377" w:rsidP="0011048D"/>
    <w:p w14:paraId="29EB0385" w14:textId="37F2DC9C" w:rsidR="000B5377" w:rsidRDefault="000B5377" w:rsidP="0011048D"/>
    <w:p w14:paraId="7B061799" w14:textId="77777777" w:rsidR="000B5377" w:rsidRPr="000B5377" w:rsidRDefault="000B5377" w:rsidP="0011048D"/>
    <w:p w14:paraId="357CA742" w14:textId="77777777" w:rsidR="005D6589" w:rsidRDefault="005D6589" w:rsidP="0011048D"/>
    <w:p w14:paraId="30642C94" w14:textId="69CE143E" w:rsidR="0011048D" w:rsidRDefault="0011048D" w:rsidP="0011048D">
      <w:r>
        <w:rPr>
          <w:noProof/>
          <w:lang w:eastAsia="en-GB"/>
        </w:rPr>
        <w:lastRenderedPageBreak/>
        <w:drawing>
          <wp:anchor distT="0" distB="0" distL="114300" distR="114300" simplePos="0" relativeHeight="251661312" behindDoc="1" locked="0" layoutInCell="1" allowOverlap="1" wp14:anchorId="6CF6B1EC" wp14:editId="69D77A35">
            <wp:simplePos x="0" y="0"/>
            <wp:positionH relativeFrom="margin">
              <wp:align>center</wp:align>
            </wp:positionH>
            <wp:positionV relativeFrom="paragraph">
              <wp:posOffset>-1144905</wp:posOffset>
            </wp:positionV>
            <wp:extent cx="6614555" cy="6614555"/>
            <wp:effectExtent l="0" t="0" r="0" b="0"/>
            <wp:wrapNone/>
            <wp:docPr id="8" name="Picture 8"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Map&#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614555" cy="66145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1EB7AB9" w14:textId="52900B1A" w:rsidR="0011048D" w:rsidRPr="0011048D" w:rsidRDefault="0011048D" w:rsidP="0011048D"/>
    <w:p w14:paraId="7B06C71F" w14:textId="4E11F8EE" w:rsidR="0011048D" w:rsidRPr="0011048D" w:rsidRDefault="0011048D" w:rsidP="0011048D"/>
    <w:p w14:paraId="2287A84A" w14:textId="494FF2F4" w:rsidR="0011048D" w:rsidRPr="0011048D" w:rsidRDefault="0011048D" w:rsidP="0011048D"/>
    <w:p w14:paraId="1B284CD7" w14:textId="7418918B" w:rsidR="0011048D" w:rsidRPr="0011048D" w:rsidRDefault="0011048D" w:rsidP="0011048D"/>
    <w:p w14:paraId="6D947F99" w14:textId="74F00564" w:rsidR="0011048D" w:rsidRPr="0011048D" w:rsidRDefault="0011048D" w:rsidP="0011048D"/>
    <w:p w14:paraId="370BD46D" w14:textId="5BE12041" w:rsidR="0011048D" w:rsidRPr="0011048D" w:rsidRDefault="0011048D" w:rsidP="0011048D"/>
    <w:p w14:paraId="669F4277" w14:textId="06C5BBCE" w:rsidR="0011048D" w:rsidRPr="0011048D" w:rsidRDefault="0011048D" w:rsidP="0011048D"/>
    <w:p w14:paraId="6AC288E1" w14:textId="4409FEAC" w:rsidR="0011048D" w:rsidRPr="0011048D" w:rsidRDefault="0011048D" w:rsidP="0011048D"/>
    <w:p w14:paraId="4E7BEBA5" w14:textId="030BE6A5" w:rsidR="0011048D" w:rsidRPr="0011048D" w:rsidRDefault="0011048D" w:rsidP="0011048D"/>
    <w:p w14:paraId="7A9C0947" w14:textId="4F1CD19F" w:rsidR="0011048D" w:rsidRPr="0011048D" w:rsidRDefault="0011048D" w:rsidP="0011048D"/>
    <w:p w14:paraId="1FA28FAA" w14:textId="3A6E2A80" w:rsidR="0011048D" w:rsidRPr="0011048D" w:rsidRDefault="0011048D" w:rsidP="0011048D"/>
    <w:p w14:paraId="2F613DC1" w14:textId="408AD301" w:rsidR="0011048D" w:rsidRPr="0011048D" w:rsidRDefault="0011048D" w:rsidP="0011048D"/>
    <w:p w14:paraId="28CDA88E" w14:textId="74C8053B" w:rsidR="0011048D" w:rsidRPr="0011048D" w:rsidRDefault="0011048D" w:rsidP="0011048D"/>
    <w:p w14:paraId="387DAABC" w14:textId="480BC357" w:rsidR="0011048D" w:rsidRPr="0011048D" w:rsidRDefault="0011048D" w:rsidP="0011048D"/>
    <w:p w14:paraId="0651C0AB" w14:textId="09590E5B" w:rsidR="0011048D" w:rsidRPr="0011048D" w:rsidRDefault="0011048D" w:rsidP="0011048D"/>
    <w:p w14:paraId="4EC1F58F" w14:textId="293A0709" w:rsidR="0011048D" w:rsidRPr="00154653" w:rsidRDefault="0011048D" w:rsidP="0011048D">
      <w:pPr>
        <w:rPr>
          <w:b/>
          <w:bCs/>
          <w:sz w:val="20"/>
          <w:szCs w:val="20"/>
        </w:rPr>
      </w:pPr>
      <w:r w:rsidRPr="00154653">
        <w:rPr>
          <w:b/>
          <w:bCs/>
          <w:sz w:val="20"/>
          <w:szCs w:val="20"/>
        </w:rPr>
        <w:t xml:space="preserve">Figure </w:t>
      </w:r>
      <w:r w:rsidR="005D6589">
        <w:rPr>
          <w:b/>
          <w:bCs/>
          <w:sz w:val="20"/>
          <w:szCs w:val="20"/>
        </w:rPr>
        <w:t>6</w:t>
      </w:r>
      <w:r w:rsidRPr="00154653">
        <w:rPr>
          <w:b/>
          <w:bCs/>
          <w:sz w:val="20"/>
          <w:szCs w:val="20"/>
        </w:rPr>
        <w:t>. Map of Cambodia showing the clusters resulting from the unweighted pair-group using arithmetic averages (UPGMA) method. Provinces are labelled.</w:t>
      </w:r>
      <w:r>
        <w:rPr>
          <w:b/>
          <w:bCs/>
          <w:sz w:val="20"/>
          <w:szCs w:val="20"/>
        </w:rPr>
        <w:t xml:space="preserve"> The upper white polygon is the Tonle Sap lake, and the lower white polygon is the city of Phnom Penh, both of which were excluded from the analysis.</w:t>
      </w:r>
    </w:p>
    <w:p w14:paraId="691110E4" w14:textId="39D5254C" w:rsidR="0011048D" w:rsidRDefault="0011048D" w:rsidP="0011048D"/>
    <w:p w14:paraId="41049F8A" w14:textId="69693D2F" w:rsidR="0011048D" w:rsidRDefault="0011048D" w:rsidP="0011048D"/>
    <w:p w14:paraId="055D1BEE" w14:textId="6005237E" w:rsidR="0011048D" w:rsidRDefault="0011048D" w:rsidP="0011048D"/>
    <w:p w14:paraId="402F9528" w14:textId="7C79E716" w:rsidR="0011048D" w:rsidRDefault="0011048D" w:rsidP="0011048D"/>
    <w:p w14:paraId="6BA322BD" w14:textId="6C788E4A" w:rsidR="0011048D" w:rsidRDefault="0011048D" w:rsidP="0011048D"/>
    <w:p w14:paraId="67F7A0CB" w14:textId="21E08BF3" w:rsidR="0011048D" w:rsidRDefault="0011048D" w:rsidP="0011048D"/>
    <w:p w14:paraId="3E65BAF3" w14:textId="05BAF763" w:rsidR="0011048D" w:rsidRDefault="00EC2FCD" w:rsidP="0011048D">
      <w:r>
        <w:rPr>
          <w:noProof/>
          <w:lang w:eastAsia="en-GB"/>
        </w:rPr>
        <w:lastRenderedPageBreak/>
        <w:drawing>
          <wp:inline distT="0" distB="0" distL="0" distR="0" wp14:anchorId="44F12062" wp14:editId="3ABA0DF0">
            <wp:extent cx="5731510" cy="5731510"/>
            <wp:effectExtent l="0" t="0" r="2540" b="2540"/>
            <wp:docPr id="20" name="Picture 2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ar chart&#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5731510"/>
                    </a:xfrm>
                    <a:prstGeom prst="rect">
                      <a:avLst/>
                    </a:prstGeom>
                    <a:noFill/>
                    <a:ln>
                      <a:noFill/>
                    </a:ln>
                  </pic:spPr>
                </pic:pic>
              </a:graphicData>
            </a:graphic>
          </wp:inline>
        </w:drawing>
      </w:r>
    </w:p>
    <w:p w14:paraId="1264C404" w14:textId="0C32A153" w:rsidR="0011048D" w:rsidRPr="001168E7" w:rsidRDefault="0011048D" w:rsidP="0011048D">
      <w:pPr>
        <w:rPr>
          <w:b/>
          <w:bCs/>
          <w:sz w:val="20"/>
          <w:szCs w:val="20"/>
        </w:rPr>
      </w:pPr>
      <w:r w:rsidRPr="001168E7">
        <w:rPr>
          <w:b/>
          <w:bCs/>
          <w:sz w:val="20"/>
          <w:szCs w:val="20"/>
        </w:rPr>
        <w:t xml:space="preserve">Figure </w:t>
      </w:r>
      <w:r w:rsidR="001D15AF">
        <w:rPr>
          <w:b/>
          <w:bCs/>
          <w:sz w:val="20"/>
          <w:szCs w:val="20"/>
        </w:rPr>
        <w:t>7</w:t>
      </w:r>
      <w:r w:rsidRPr="001168E7">
        <w:rPr>
          <w:b/>
          <w:bCs/>
          <w:sz w:val="20"/>
          <w:szCs w:val="20"/>
        </w:rPr>
        <w:t xml:space="preserve">. Heatmap showing the variable values for each cluster. Variables were categorised as “v.low” if the mean (across provinces within that cluster) was below the 25% quantile for that variable across the whole country, “low” if the mean was above 25 and below 50%, “high” if the mean was above 50% but below 75%, and “v.high” if the mean was above the 75% quantile. Pax_migt_out = numbers of out-migrants, Pax_migt_in = numbers of in-migrants, land_confl = number of land conflicts, crim_case = criminal cases per capita, KM_Comm = distance to commune office, garbage = proportion of families with access to waste collection, dist_school = distance to nearest school, pig_fam = proportion of families who keep pigs, Les1_R_Land = proportion of families with no rice land, propSecSec = proportion of adults employed in the secondary sector, propPrimSec = proportion of adults employed in the primary sector, M6_24_sch = proportion of males aged 6-24 in education, prop_ind = proportion of the population that is indigenous, pop_den = population density. </w:t>
      </w:r>
    </w:p>
    <w:p w14:paraId="46D5B01E" w14:textId="550E17FE" w:rsidR="0011048D" w:rsidRDefault="0011048D" w:rsidP="0011048D">
      <w:pPr>
        <w:ind w:firstLine="720"/>
      </w:pPr>
    </w:p>
    <w:p w14:paraId="18BB3E99" w14:textId="625D2675" w:rsidR="0011048D" w:rsidRDefault="0011048D" w:rsidP="0011048D">
      <w:pPr>
        <w:ind w:firstLine="720"/>
      </w:pPr>
    </w:p>
    <w:p w14:paraId="2A993D28" w14:textId="53CBFB86" w:rsidR="0011048D" w:rsidRDefault="0011048D" w:rsidP="0011048D">
      <w:pPr>
        <w:ind w:firstLine="720"/>
      </w:pPr>
    </w:p>
    <w:p w14:paraId="537D3545" w14:textId="05717FFF" w:rsidR="0011048D" w:rsidRDefault="0011048D" w:rsidP="0011048D">
      <w:pPr>
        <w:ind w:firstLine="720"/>
      </w:pPr>
    </w:p>
    <w:p w14:paraId="6E480AA3" w14:textId="0FD4016F" w:rsidR="0011048D" w:rsidRDefault="00E16D69" w:rsidP="0011048D">
      <w:pPr>
        <w:ind w:firstLine="720"/>
      </w:pPr>
      <w:r>
        <w:rPr>
          <w:noProof/>
          <w:lang w:eastAsia="en-GB"/>
        </w:rPr>
        <w:lastRenderedPageBreak/>
        <w:drawing>
          <wp:anchor distT="0" distB="0" distL="114300" distR="114300" simplePos="0" relativeHeight="251668480" behindDoc="1" locked="0" layoutInCell="1" allowOverlap="1" wp14:anchorId="1752792A" wp14:editId="319797C8">
            <wp:simplePos x="0" y="0"/>
            <wp:positionH relativeFrom="margin">
              <wp:align>center</wp:align>
            </wp:positionH>
            <wp:positionV relativeFrom="paragraph">
              <wp:posOffset>-152400</wp:posOffset>
            </wp:positionV>
            <wp:extent cx="6479015" cy="4320540"/>
            <wp:effectExtent l="0" t="0" r="0" b="3810"/>
            <wp:wrapNone/>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479015" cy="4320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A49B54" w14:textId="5A86D466" w:rsidR="0011048D" w:rsidRDefault="0011048D" w:rsidP="0011048D">
      <w:pPr>
        <w:ind w:firstLine="720"/>
      </w:pPr>
    </w:p>
    <w:p w14:paraId="24185517" w14:textId="67B7C380" w:rsidR="0011048D" w:rsidRDefault="0011048D" w:rsidP="0011048D">
      <w:pPr>
        <w:ind w:firstLine="720"/>
      </w:pPr>
    </w:p>
    <w:p w14:paraId="0DCB6A50" w14:textId="20F1B270" w:rsidR="0011048D" w:rsidRPr="0011048D" w:rsidRDefault="0011048D" w:rsidP="0011048D"/>
    <w:p w14:paraId="735727CF" w14:textId="719F2815" w:rsidR="0011048D" w:rsidRPr="0011048D" w:rsidRDefault="0011048D" w:rsidP="0011048D"/>
    <w:p w14:paraId="01D19F73" w14:textId="61DEAEF4" w:rsidR="0011048D" w:rsidRPr="0011048D" w:rsidRDefault="0011048D" w:rsidP="0011048D"/>
    <w:p w14:paraId="36EABEFB" w14:textId="66AD62B9" w:rsidR="0011048D" w:rsidRPr="0011048D" w:rsidRDefault="0011048D" w:rsidP="0011048D"/>
    <w:p w14:paraId="24B12E3F" w14:textId="3C47F4F6" w:rsidR="0011048D" w:rsidRPr="0011048D" w:rsidRDefault="0011048D" w:rsidP="0011048D"/>
    <w:p w14:paraId="2F8D658C" w14:textId="5E7D8014" w:rsidR="0011048D" w:rsidRPr="0011048D" w:rsidRDefault="0011048D" w:rsidP="0011048D"/>
    <w:p w14:paraId="0FA75F67" w14:textId="2303A79F" w:rsidR="0011048D" w:rsidRPr="0011048D" w:rsidRDefault="0011048D" w:rsidP="0011048D"/>
    <w:p w14:paraId="5E4230E3" w14:textId="2C5A6229" w:rsidR="0011048D" w:rsidRPr="0011048D" w:rsidRDefault="0011048D" w:rsidP="0011048D"/>
    <w:p w14:paraId="227495BD" w14:textId="6DA13B24" w:rsidR="0011048D" w:rsidRPr="0011048D" w:rsidRDefault="0011048D" w:rsidP="0011048D"/>
    <w:p w14:paraId="5D66B8DB" w14:textId="48CE8F3C" w:rsidR="0011048D" w:rsidRPr="0011048D" w:rsidRDefault="0011048D" w:rsidP="0011048D"/>
    <w:p w14:paraId="3759DD4B" w14:textId="0D8B60B0" w:rsidR="0011048D" w:rsidRPr="0011048D" w:rsidRDefault="0011048D" w:rsidP="0011048D"/>
    <w:p w14:paraId="3708FCA1" w14:textId="6ED08B45" w:rsidR="0011048D" w:rsidRPr="0011048D" w:rsidRDefault="0011048D" w:rsidP="0011048D"/>
    <w:p w14:paraId="37AD5DE9" w14:textId="0A783273" w:rsidR="0011048D" w:rsidRDefault="0011048D" w:rsidP="0011048D">
      <w:pPr>
        <w:tabs>
          <w:tab w:val="left" w:pos="936"/>
        </w:tabs>
        <w:rPr>
          <w:sz w:val="20"/>
          <w:szCs w:val="20"/>
        </w:rPr>
      </w:pPr>
      <w:r w:rsidRPr="004874EB">
        <w:rPr>
          <w:b/>
          <w:bCs/>
          <w:sz w:val="20"/>
          <w:szCs w:val="20"/>
        </w:rPr>
        <w:t xml:space="preserve">Figure </w:t>
      </w:r>
      <w:r w:rsidR="001D15AF">
        <w:rPr>
          <w:b/>
          <w:bCs/>
          <w:sz w:val="20"/>
          <w:szCs w:val="20"/>
        </w:rPr>
        <w:t>8</w:t>
      </w:r>
      <w:r w:rsidRPr="004874EB">
        <w:rPr>
          <w:b/>
          <w:bCs/>
          <w:sz w:val="20"/>
          <w:szCs w:val="20"/>
        </w:rPr>
        <w:t xml:space="preserve">. Boxplots showing the distribution of environmental variables for each cluster: </w:t>
      </w:r>
      <w:r w:rsidRPr="004874EB">
        <w:rPr>
          <w:b/>
          <w:bCs/>
          <w:i/>
          <w:iCs/>
          <w:sz w:val="20"/>
          <w:szCs w:val="20"/>
        </w:rPr>
        <w:t>a</w:t>
      </w:r>
      <w:r w:rsidRPr="004874EB">
        <w:rPr>
          <w:b/>
          <w:bCs/>
          <w:sz w:val="20"/>
          <w:szCs w:val="20"/>
        </w:rPr>
        <w:t xml:space="preserve"> = mean forest area</w:t>
      </w:r>
      <w:r w:rsidR="00EC2FCD">
        <w:rPr>
          <w:b/>
          <w:bCs/>
          <w:sz w:val="20"/>
          <w:szCs w:val="20"/>
        </w:rPr>
        <w:t xml:space="preserve"> (km</w:t>
      </w:r>
      <w:r w:rsidR="00EC2FCD" w:rsidRPr="00EC2FCD">
        <w:rPr>
          <w:b/>
          <w:bCs/>
          <w:sz w:val="20"/>
          <w:szCs w:val="20"/>
          <w:vertAlign w:val="superscript"/>
        </w:rPr>
        <w:t>2</w:t>
      </w:r>
      <w:r w:rsidR="00EC2FCD">
        <w:rPr>
          <w:b/>
          <w:bCs/>
          <w:sz w:val="20"/>
          <w:szCs w:val="20"/>
        </w:rPr>
        <w:t>)</w:t>
      </w:r>
      <w:r w:rsidRPr="004874EB">
        <w:rPr>
          <w:b/>
          <w:bCs/>
          <w:sz w:val="20"/>
          <w:szCs w:val="20"/>
        </w:rPr>
        <w:t xml:space="preserve">, </w:t>
      </w:r>
      <w:r w:rsidRPr="004874EB">
        <w:rPr>
          <w:b/>
          <w:bCs/>
          <w:i/>
          <w:iCs/>
          <w:sz w:val="20"/>
          <w:szCs w:val="20"/>
        </w:rPr>
        <w:t xml:space="preserve">b </w:t>
      </w:r>
      <w:r w:rsidRPr="004874EB">
        <w:rPr>
          <w:b/>
          <w:bCs/>
          <w:sz w:val="20"/>
          <w:szCs w:val="20"/>
        </w:rPr>
        <w:t xml:space="preserve">= mean </w:t>
      </w:r>
      <w:r w:rsidR="00EC2FCD">
        <w:rPr>
          <w:b/>
          <w:bCs/>
          <w:sz w:val="20"/>
          <w:szCs w:val="20"/>
        </w:rPr>
        <w:t xml:space="preserve">province </w:t>
      </w:r>
      <w:r w:rsidRPr="004874EB">
        <w:rPr>
          <w:b/>
          <w:bCs/>
          <w:sz w:val="20"/>
          <w:szCs w:val="20"/>
        </w:rPr>
        <w:t>area (km</w:t>
      </w:r>
      <w:r w:rsidRPr="004874EB">
        <w:rPr>
          <w:b/>
          <w:bCs/>
          <w:sz w:val="20"/>
          <w:szCs w:val="20"/>
          <w:vertAlign w:val="superscript"/>
        </w:rPr>
        <w:t>2</w:t>
      </w:r>
      <w:r w:rsidRPr="004874EB">
        <w:rPr>
          <w:b/>
          <w:bCs/>
          <w:sz w:val="20"/>
          <w:szCs w:val="20"/>
        </w:rPr>
        <w:t>),</w:t>
      </w:r>
      <w:r w:rsidRPr="004874EB">
        <w:rPr>
          <w:b/>
          <w:bCs/>
          <w:i/>
          <w:iCs/>
          <w:sz w:val="20"/>
          <w:szCs w:val="20"/>
        </w:rPr>
        <w:t xml:space="preserve"> c </w:t>
      </w:r>
      <w:r w:rsidRPr="004874EB">
        <w:rPr>
          <w:b/>
          <w:bCs/>
          <w:sz w:val="20"/>
          <w:szCs w:val="20"/>
        </w:rPr>
        <w:t>= change in forest cover between 2007-2012</w:t>
      </w:r>
      <w:r w:rsidR="00EC2FCD">
        <w:rPr>
          <w:b/>
          <w:bCs/>
          <w:sz w:val="20"/>
          <w:szCs w:val="20"/>
        </w:rPr>
        <w:t xml:space="preserve"> (km</w:t>
      </w:r>
      <w:r w:rsidR="00EC2FCD" w:rsidRPr="00EC2FCD">
        <w:rPr>
          <w:b/>
          <w:bCs/>
          <w:sz w:val="20"/>
          <w:szCs w:val="20"/>
          <w:vertAlign w:val="superscript"/>
        </w:rPr>
        <w:t>2</w:t>
      </w:r>
      <w:r w:rsidRPr="004874EB">
        <w:rPr>
          <w:b/>
          <w:bCs/>
          <w:sz w:val="20"/>
          <w:szCs w:val="20"/>
        </w:rPr>
        <w:t xml:space="preserve">), </w:t>
      </w:r>
      <w:r w:rsidRPr="004874EB">
        <w:rPr>
          <w:b/>
          <w:bCs/>
          <w:i/>
          <w:iCs/>
          <w:sz w:val="20"/>
          <w:szCs w:val="20"/>
        </w:rPr>
        <w:t>d</w:t>
      </w:r>
      <w:r w:rsidRPr="004874EB">
        <w:rPr>
          <w:b/>
          <w:bCs/>
          <w:sz w:val="20"/>
          <w:szCs w:val="20"/>
        </w:rPr>
        <w:t xml:space="preserve"> = mean elevation (masl), </w:t>
      </w:r>
      <w:r w:rsidRPr="004874EB">
        <w:rPr>
          <w:b/>
          <w:bCs/>
          <w:i/>
          <w:iCs/>
          <w:sz w:val="20"/>
          <w:szCs w:val="20"/>
        </w:rPr>
        <w:t>e</w:t>
      </w:r>
      <w:r w:rsidRPr="004874EB">
        <w:rPr>
          <w:b/>
          <w:bCs/>
          <w:sz w:val="20"/>
          <w:szCs w:val="20"/>
        </w:rPr>
        <w:t xml:space="preserve"> = mean distance to international border</w:t>
      </w:r>
      <w:r w:rsidR="00EC2FCD">
        <w:rPr>
          <w:b/>
          <w:bCs/>
          <w:sz w:val="20"/>
          <w:szCs w:val="20"/>
        </w:rPr>
        <w:t xml:space="preserve"> (Km)</w:t>
      </w:r>
      <w:r w:rsidRPr="004874EB">
        <w:rPr>
          <w:b/>
          <w:bCs/>
          <w:sz w:val="20"/>
          <w:szCs w:val="20"/>
        </w:rPr>
        <w:t xml:space="preserve">, </w:t>
      </w:r>
      <w:r w:rsidRPr="004874EB">
        <w:rPr>
          <w:b/>
          <w:bCs/>
          <w:i/>
          <w:iCs/>
          <w:sz w:val="20"/>
          <w:szCs w:val="20"/>
        </w:rPr>
        <w:t>f</w:t>
      </w:r>
      <w:r w:rsidRPr="004874EB">
        <w:rPr>
          <w:b/>
          <w:bCs/>
          <w:sz w:val="20"/>
          <w:szCs w:val="20"/>
        </w:rPr>
        <w:t xml:space="preserve"> = mean distance to a provincial capital</w:t>
      </w:r>
      <w:r w:rsidR="00EC2FCD">
        <w:rPr>
          <w:b/>
          <w:bCs/>
          <w:sz w:val="20"/>
          <w:szCs w:val="20"/>
        </w:rPr>
        <w:t xml:space="preserve"> (Km)</w:t>
      </w:r>
      <w:r w:rsidRPr="004874EB">
        <w:rPr>
          <w:b/>
          <w:bCs/>
          <w:sz w:val="20"/>
          <w:szCs w:val="20"/>
        </w:rPr>
        <w:t xml:space="preserve">. Boxplots show the median (centre line within boxes), 25 and 75% percentiles (box edges), and minimum and maximum values (upper and lower whiskers, not exceeding 1.5 </w:t>
      </w:r>
      <w:r w:rsidRPr="004874EB">
        <w:rPr>
          <w:rFonts w:cstheme="minorHAnsi"/>
          <w:b/>
          <w:bCs/>
          <w:sz w:val="20"/>
          <w:szCs w:val="20"/>
        </w:rPr>
        <w:t>×</w:t>
      </w:r>
      <w:r w:rsidRPr="004874EB">
        <w:rPr>
          <w:b/>
          <w:bCs/>
          <w:sz w:val="20"/>
          <w:szCs w:val="20"/>
        </w:rPr>
        <w:t xml:space="preserve"> interquartile range). 5 UPGMA clusters.</w:t>
      </w:r>
      <w:r w:rsidRPr="004874EB">
        <w:rPr>
          <w:sz w:val="20"/>
          <w:szCs w:val="20"/>
        </w:rPr>
        <w:tab/>
      </w:r>
    </w:p>
    <w:p w14:paraId="12AB6738" w14:textId="77777777" w:rsidR="0011048D" w:rsidRDefault="0011048D" w:rsidP="0011048D">
      <w:pPr>
        <w:sectPr w:rsidR="0011048D" w:rsidSect="009B467C">
          <w:pgSz w:w="11906" w:h="16838"/>
          <w:pgMar w:top="1440" w:right="1440" w:bottom="1440" w:left="1440" w:header="708" w:footer="708" w:gutter="0"/>
          <w:cols w:space="708"/>
          <w:docGrid w:linePitch="360"/>
        </w:sectPr>
      </w:pPr>
    </w:p>
    <w:p w14:paraId="54A389DD" w14:textId="4A09E12B" w:rsidR="0011048D" w:rsidRPr="00A168E5" w:rsidRDefault="0011048D" w:rsidP="0011048D">
      <w:pPr>
        <w:tabs>
          <w:tab w:val="left" w:pos="936"/>
        </w:tabs>
        <w:rPr>
          <w:b/>
          <w:bCs/>
          <w:sz w:val="20"/>
          <w:szCs w:val="20"/>
        </w:rPr>
      </w:pPr>
      <w:r w:rsidRPr="00A168E5">
        <w:rPr>
          <w:b/>
          <w:bCs/>
          <w:sz w:val="20"/>
          <w:szCs w:val="20"/>
        </w:rPr>
        <w:lastRenderedPageBreak/>
        <w:t xml:space="preserve">Table </w:t>
      </w:r>
      <w:r w:rsidR="001D15AF">
        <w:rPr>
          <w:b/>
          <w:bCs/>
          <w:sz w:val="20"/>
          <w:szCs w:val="20"/>
        </w:rPr>
        <w:t>3</w:t>
      </w:r>
      <w:r w:rsidRPr="00A168E5">
        <w:rPr>
          <w:b/>
          <w:bCs/>
          <w:sz w:val="20"/>
          <w:szCs w:val="20"/>
        </w:rPr>
        <w:t xml:space="preserve">. Descriptive typology of the provinces and clusters within Cambodia, clustered using socioeconomic variables and the unweighted pair group using arithmetic </w:t>
      </w:r>
      <w:r>
        <w:rPr>
          <w:b/>
          <w:bCs/>
          <w:sz w:val="20"/>
          <w:szCs w:val="20"/>
        </w:rPr>
        <w:t>mean (UPGMA)</w:t>
      </w:r>
    </w:p>
    <w:tbl>
      <w:tblPr>
        <w:tblStyle w:val="TableGrid"/>
        <w:tblW w:w="1402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3402"/>
        <w:gridCol w:w="9214"/>
      </w:tblGrid>
      <w:tr w:rsidR="0011048D" w:rsidRPr="00634903" w14:paraId="65C3AED4" w14:textId="77777777" w:rsidTr="001D15AF">
        <w:tc>
          <w:tcPr>
            <w:tcW w:w="1413" w:type="dxa"/>
            <w:tcBorders>
              <w:top w:val="single" w:sz="12" w:space="0" w:color="auto"/>
              <w:bottom w:val="single" w:sz="12" w:space="0" w:color="auto"/>
            </w:tcBorders>
          </w:tcPr>
          <w:p w14:paraId="20ECB7CE" w14:textId="77777777" w:rsidR="0011048D" w:rsidRPr="00634903" w:rsidRDefault="0011048D" w:rsidP="005E1777">
            <w:pPr>
              <w:rPr>
                <w:b/>
                <w:bCs/>
                <w:sz w:val="20"/>
                <w:szCs w:val="20"/>
              </w:rPr>
            </w:pPr>
            <w:r w:rsidRPr="00634903">
              <w:rPr>
                <w:b/>
                <w:bCs/>
                <w:sz w:val="20"/>
                <w:szCs w:val="20"/>
              </w:rPr>
              <w:t>UPGMA cluster</w:t>
            </w:r>
          </w:p>
        </w:tc>
        <w:tc>
          <w:tcPr>
            <w:tcW w:w="3402" w:type="dxa"/>
            <w:tcBorders>
              <w:top w:val="single" w:sz="12" w:space="0" w:color="auto"/>
              <w:bottom w:val="single" w:sz="12" w:space="0" w:color="auto"/>
            </w:tcBorders>
          </w:tcPr>
          <w:p w14:paraId="34542F7B" w14:textId="77777777" w:rsidR="0011048D" w:rsidRPr="00634903" w:rsidRDefault="0011048D" w:rsidP="005E1777">
            <w:pPr>
              <w:rPr>
                <w:b/>
                <w:bCs/>
                <w:sz w:val="20"/>
                <w:szCs w:val="20"/>
              </w:rPr>
            </w:pPr>
            <w:r w:rsidRPr="00634903">
              <w:rPr>
                <w:b/>
                <w:bCs/>
                <w:sz w:val="20"/>
                <w:szCs w:val="20"/>
              </w:rPr>
              <w:t>Provinces</w:t>
            </w:r>
          </w:p>
        </w:tc>
        <w:tc>
          <w:tcPr>
            <w:tcW w:w="9214" w:type="dxa"/>
            <w:tcBorders>
              <w:top w:val="single" w:sz="12" w:space="0" w:color="auto"/>
              <w:bottom w:val="single" w:sz="12" w:space="0" w:color="auto"/>
            </w:tcBorders>
          </w:tcPr>
          <w:p w14:paraId="1CAE4CC4" w14:textId="77777777" w:rsidR="0011048D" w:rsidRPr="00634903" w:rsidRDefault="0011048D" w:rsidP="005E1777">
            <w:pPr>
              <w:rPr>
                <w:b/>
                <w:bCs/>
                <w:sz w:val="20"/>
                <w:szCs w:val="20"/>
              </w:rPr>
            </w:pPr>
            <w:r w:rsidRPr="00634903">
              <w:rPr>
                <w:b/>
                <w:bCs/>
                <w:sz w:val="20"/>
                <w:szCs w:val="20"/>
              </w:rPr>
              <w:t>Description</w:t>
            </w:r>
          </w:p>
        </w:tc>
      </w:tr>
      <w:tr w:rsidR="0011048D" w:rsidRPr="00634903" w14:paraId="7A5F9B7D" w14:textId="77777777" w:rsidTr="001D15AF">
        <w:tc>
          <w:tcPr>
            <w:tcW w:w="1413" w:type="dxa"/>
            <w:tcBorders>
              <w:top w:val="single" w:sz="12" w:space="0" w:color="auto"/>
            </w:tcBorders>
          </w:tcPr>
          <w:p w14:paraId="1F16DAA0" w14:textId="77777777" w:rsidR="0011048D" w:rsidRPr="00634903" w:rsidRDefault="0011048D" w:rsidP="005E1777">
            <w:pPr>
              <w:rPr>
                <w:sz w:val="20"/>
                <w:szCs w:val="20"/>
              </w:rPr>
            </w:pPr>
            <w:r w:rsidRPr="00634903">
              <w:rPr>
                <w:sz w:val="20"/>
                <w:szCs w:val="20"/>
              </w:rPr>
              <w:t>1</w:t>
            </w:r>
          </w:p>
        </w:tc>
        <w:tc>
          <w:tcPr>
            <w:tcW w:w="3402" w:type="dxa"/>
            <w:tcBorders>
              <w:top w:val="single" w:sz="12" w:space="0" w:color="auto"/>
            </w:tcBorders>
          </w:tcPr>
          <w:p w14:paraId="4ACDFD46" w14:textId="77777777" w:rsidR="0011048D" w:rsidRPr="00634903" w:rsidRDefault="0011048D" w:rsidP="005E1777">
            <w:pPr>
              <w:rPr>
                <w:sz w:val="20"/>
                <w:szCs w:val="20"/>
              </w:rPr>
            </w:pPr>
            <w:r w:rsidRPr="00634903">
              <w:rPr>
                <w:sz w:val="20"/>
                <w:szCs w:val="20"/>
              </w:rPr>
              <w:t>Mondulkiri, Ratanikiri</w:t>
            </w:r>
          </w:p>
        </w:tc>
        <w:tc>
          <w:tcPr>
            <w:tcW w:w="9214" w:type="dxa"/>
            <w:tcBorders>
              <w:top w:val="single" w:sz="12" w:space="0" w:color="auto"/>
            </w:tcBorders>
          </w:tcPr>
          <w:p w14:paraId="5B7A3567" w14:textId="77777777" w:rsidR="0011048D" w:rsidRPr="00634903" w:rsidRDefault="0011048D" w:rsidP="005E1777">
            <w:pPr>
              <w:rPr>
                <w:sz w:val="20"/>
                <w:szCs w:val="20"/>
              </w:rPr>
            </w:pPr>
            <w:r w:rsidRPr="00634903">
              <w:rPr>
                <w:sz w:val="20"/>
                <w:szCs w:val="20"/>
              </w:rPr>
              <w:t>Very large provinces with very high elevations. Very low population density, and very high proportion of indigenous people. Very low education levels, very high proportion of primary sector workers and very low proportion of secondary sector workers. Economic security provided by rural livelihoods - few people have no farmland and livestock ownership is common. Very low access to services, high crime per capita, low land conflict, and very low migration levels.</w:t>
            </w:r>
          </w:p>
        </w:tc>
      </w:tr>
      <w:tr w:rsidR="0011048D" w:rsidRPr="00634903" w14:paraId="06B63B9A" w14:textId="77777777" w:rsidTr="001D15AF">
        <w:tc>
          <w:tcPr>
            <w:tcW w:w="1413" w:type="dxa"/>
          </w:tcPr>
          <w:p w14:paraId="40DCF9E7" w14:textId="77777777" w:rsidR="0011048D" w:rsidRPr="00634903" w:rsidRDefault="0011048D" w:rsidP="005E1777">
            <w:pPr>
              <w:rPr>
                <w:sz w:val="20"/>
                <w:szCs w:val="20"/>
              </w:rPr>
            </w:pPr>
            <w:r w:rsidRPr="00634903">
              <w:rPr>
                <w:sz w:val="20"/>
                <w:szCs w:val="20"/>
              </w:rPr>
              <w:t>2</w:t>
            </w:r>
          </w:p>
        </w:tc>
        <w:tc>
          <w:tcPr>
            <w:tcW w:w="3402" w:type="dxa"/>
          </w:tcPr>
          <w:p w14:paraId="786BF78B" w14:textId="77777777" w:rsidR="0011048D" w:rsidRPr="00634903" w:rsidRDefault="0011048D" w:rsidP="005E1777">
            <w:pPr>
              <w:rPr>
                <w:sz w:val="20"/>
                <w:szCs w:val="20"/>
              </w:rPr>
            </w:pPr>
            <w:r w:rsidRPr="00634903">
              <w:rPr>
                <w:sz w:val="20"/>
                <w:szCs w:val="20"/>
              </w:rPr>
              <w:t>Pailin</w:t>
            </w:r>
          </w:p>
        </w:tc>
        <w:tc>
          <w:tcPr>
            <w:tcW w:w="9214" w:type="dxa"/>
          </w:tcPr>
          <w:p w14:paraId="61048D86" w14:textId="77777777" w:rsidR="0011048D" w:rsidRPr="00634903" w:rsidRDefault="0011048D" w:rsidP="005E1777">
            <w:pPr>
              <w:rPr>
                <w:sz w:val="20"/>
                <w:szCs w:val="20"/>
              </w:rPr>
            </w:pPr>
            <w:r w:rsidRPr="00634903">
              <w:rPr>
                <w:sz w:val="20"/>
                <w:szCs w:val="20"/>
              </w:rPr>
              <w:t>Very small province with very high elevations. Low population density and low proportion of indigenous people. Low levels of education, low proportion of people in the primary sector but higher proportion of people in the secondary sector. Very few people with no farmland, but very little livestock ownership. High access to services and high crime per capita. Low land conflict and low migration.</w:t>
            </w:r>
          </w:p>
        </w:tc>
      </w:tr>
      <w:tr w:rsidR="0011048D" w:rsidRPr="00634903" w14:paraId="00728C2D" w14:textId="77777777" w:rsidTr="001D15AF">
        <w:tc>
          <w:tcPr>
            <w:tcW w:w="1413" w:type="dxa"/>
          </w:tcPr>
          <w:p w14:paraId="18194855" w14:textId="77777777" w:rsidR="0011048D" w:rsidRPr="00634903" w:rsidRDefault="0011048D" w:rsidP="005E1777">
            <w:pPr>
              <w:rPr>
                <w:sz w:val="20"/>
                <w:szCs w:val="20"/>
              </w:rPr>
            </w:pPr>
            <w:r w:rsidRPr="00634903">
              <w:rPr>
                <w:sz w:val="20"/>
                <w:szCs w:val="20"/>
              </w:rPr>
              <w:t>3</w:t>
            </w:r>
          </w:p>
        </w:tc>
        <w:tc>
          <w:tcPr>
            <w:tcW w:w="3402" w:type="dxa"/>
          </w:tcPr>
          <w:p w14:paraId="1CF8A000" w14:textId="77777777" w:rsidR="0011048D" w:rsidRPr="00634903" w:rsidRDefault="0011048D" w:rsidP="005E1777">
            <w:pPr>
              <w:rPr>
                <w:sz w:val="20"/>
                <w:szCs w:val="20"/>
              </w:rPr>
            </w:pPr>
            <w:r w:rsidRPr="00634903">
              <w:rPr>
                <w:sz w:val="20"/>
                <w:szCs w:val="20"/>
              </w:rPr>
              <w:t>Kampong Cham, Kandal, Prey Veng, Takeo</w:t>
            </w:r>
          </w:p>
        </w:tc>
        <w:tc>
          <w:tcPr>
            <w:tcW w:w="9214" w:type="dxa"/>
          </w:tcPr>
          <w:p w14:paraId="091EDF8B" w14:textId="77777777" w:rsidR="0011048D" w:rsidRPr="00634903" w:rsidRDefault="0011048D" w:rsidP="005E1777">
            <w:pPr>
              <w:rPr>
                <w:sz w:val="20"/>
                <w:szCs w:val="20"/>
              </w:rPr>
            </w:pPr>
            <w:r w:rsidRPr="00634903">
              <w:rPr>
                <w:sz w:val="20"/>
                <w:szCs w:val="20"/>
              </w:rPr>
              <w:t>Small provinces with very low elevations. Very high population density and high proportion of indigenous people. Very high levels of education, high proportion of people in the primary sector, but very high proportion of people in the secondary sector. High proportion of people with no farmland, but high levels of livestock ownership. High access to services and low crime per capita. But very high migration levels and very high rates of land conflict.</w:t>
            </w:r>
          </w:p>
        </w:tc>
      </w:tr>
      <w:tr w:rsidR="0011048D" w:rsidRPr="00634903" w14:paraId="3327351A" w14:textId="77777777" w:rsidTr="001D15AF">
        <w:tc>
          <w:tcPr>
            <w:tcW w:w="1413" w:type="dxa"/>
          </w:tcPr>
          <w:p w14:paraId="4578420F" w14:textId="77777777" w:rsidR="0011048D" w:rsidRPr="00634903" w:rsidRDefault="0011048D" w:rsidP="005E1777">
            <w:pPr>
              <w:rPr>
                <w:sz w:val="20"/>
                <w:szCs w:val="20"/>
              </w:rPr>
            </w:pPr>
            <w:r w:rsidRPr="00634903">
              <w:rPr>
                <w:sz w:val="20"/>
                <w:szCs w:val="20"/>
              </w:rPr>
              <w:t>4</w:t>
            </w:r>
          </w:p>
        </w:tc>
        <w:tc>
          <w:tcPr>
            <w:tcW w:w="3402" w:type="dxa"/>
          </w:tcPr>
          <w:p w14:paraId="318B1DA1" w14:textId="77777777" w:rsidR="0011048D" w:rsidRPr="00634903" w:rsidRDefault="0011048D" w:rsidP="005E1777">
            <w:pPr>
              <w:rPr>
                <w:sz w:val="20"/>
                <w:szCs w:val="20"/>
              </w:rPr>
            </w:pPr>
            <w:r w:rsidRPr="00634903">
              <w:rPr>
                <w:sz w:val="20"/>
                <w:szCs w:val="20"/>
              </w:rPr>
              <w:t>Banteay Meanchey, Battambang</w:t>
            </w:r>
          </w:p>
        </w:tc>
        <w:tc>
          <w:tcPr>
            <w:tcW w:w="9214" w:type="dxa"/>
          </w:tcPr>
          <w:p w14:paraId="40FC892C" w14:textId="77777777" w:rsidR="0011048D" w:rsidRPr="00634903" w:rsidRDefault="0011048D" w:rsidP="005E1777">
            <w:pPr>
              <w:rPr>
                <w:sz w:val="20"/>
                <w:szCs w:val="20"/>
              </w:rPr>
            </w:pPr>
            <w:r w:rsidRPr="00634903">
              <w:rPr>
                <w:sz w:val="20"/>
                <w:szCs w:val="20"/>
              </w:rPr>
              <w:t>Large provinces with low elevations. Very high population density and very low proportion of indigenous people. Very high levels of education, and relatively low proportion of workers in the primary and secondary sectors (suggesting higher proportions in the other sectors e.g., tertiary). High proportion of people with no farmland, and low levels of livestock ownership (suggesting very urban).  Low access to services, but this may be explained by the mean size of the provinces in this cluster (there is high access to garbage collection). Low crime per capita, but very high migration and very high rates of land conflict</w:t>
            </w:r>
          </w:p>
        </w:tc>
      </w:tr>
      <w:tr w:rsidR="0011048D" w:rsidRPr="00634903" w14:paraId="1DD3B37A" w14:textId="77777777" w:rsidTr="001D15AF">
        <w:tc>
          <w:tcPr>
            <w:tcW w:w="1413" w:type="dxa"/>
            <w:tcBorders>
              <w:bottom w:val="single" w:sz="12" w:space="0" w:color="auto"/>
            </w:tcBorders>
          </w:tcPr>
          <w:p w14:paraId="022CF14E" w14:textId="77777777" w:rsidR="0011048D" w:rsidRPr="00634903" w:rsidRDefault="0011048D" w:rsidP="005E1777">
            <w:pPr>
              <w:rPr>
                <w:sz w:val="20"/>
                <w:szCs w:val="20"/>
              </w:rPr>
            </w:pPr>
            <w:r w:rsidRPr="00634903">
              <w:rPr>
                <w:sz w:val="20"/>
                <w:szCs w:val="20"/>
              </w:rPr>
              <w:t>5</w:t>
            </w:r>
          </w:p>
        </w:tc>
        <w:tc>
          <w:tcPr>
            <w:tcW w:w="3402" w:type="dxa"/>
            <w:tcBorders>
              <w:bottom w:val="single" w:sz="12" w:space="0" w:color="auto"/>
            </w:tcBorders>
          </w:tcPr>
          <w:p w14:paraId="1131DC0F" w14:textId="77777777" w:rsidR="0011048D" w:rsidRPr="00634903" w:rsidRDefault="0011048D" w:rsidP="005E1777">
            <w:pPr>
              <w:rPr>
                <w:sz w:val="20"/>
                <w:szCs w:val="20"/>
              </w:rPr>
            </w:pPr>
            <w:r w:rsidRPr="00634903">
              <w:rPr>
                <w:sz w:val="20"/>
                <w:szCs w:val="20"/>
              </w:rPr>
              <w:t>Kampong Chhnang, Kampong Speu, Kampong Thom, Kampot, Kep, Koh Kong, Kracheh, Otdar Meanchey, Preah Sihanouk, Preah Vihear, Pursat, Siem Reap, Stung Treng, Svay Rieng</w:t>
            </w:r>
          </w:p>
        </w:tc>
        <w:tc>
          <w:tcPr>
            <w:tcW w:w="9214" w:type="dxa"/>
            <w:tcBorders>
              <w:bottom w:val="single" w:sz="12" w:space="0" w:color="auto"/>
            </w:tcBorders>
          </w:tcPr>
          <w:p w14:paraId="40D3F10F" w14:textId="77777777" w:rsidR="0011048D" w:rsidRPr="00634903" w:rsidRDefault="0011048D" w:rsidP="005E1777">
            <w:pPr>
              <w:rPr>
                <w:sz w:val="20"/>
                <w:szCs w:val="20"/>
              </w:rPr>
            </w:pPr>
            <w:r w:rsidRPr="00634903">
              <w:rPr>
                <w:sz w:val="20"/>
                <w:szCs w:val="20"/>
              </w:rPr>
              <w:t>Large provinces with high elevations. High population density and very high proportion of indigenous people. High levels of education, and a high proportion of workers in both primary and secondary sectors. Very high proportion of people with no farmland, but also very high proportion of people with livestock. Low access to services (although very high access to garbage collection) - this may be an artefact of the very large mean area of the provinces in this cluster. Very high crime rates, very high migration, and very high rates of land conflict.</w:t>
            </w:r>
          </w:p>
        </w:tc>
      </w:tr>
    </w:tbl>
    <w:p w14:paraId="5543745F" w14:textId="59EA519C" w:rsidR="0011048D" w:rsidRDefault="0011048D" w:rsidP="0011048D">
      <w:pPr>
        <w:tabs>
          <w:tab w:val="left" w:pos="924"/>
        </w:tabs>
        <w:sectPr w:rsidR="0011048D" w:rsidSect="005E1777">
          <w:pgSz w:w="16838" w:h="11906" w:orient="landscape"/>
          <w:pgMar w:top="1440" w:right="1440" w:bottom="1440" w:left="1440" w:header="708" w:footer="708" w:gutter="0"/>
          <w:cols w:space="708"/>
          <w:docGrid w:linePitch="360"/>
        </w:sectPr>
      </w:pPr>
    </w:p>
    <w:p w14:paraId="4289B339" w14:textId="39172AB6" w:rsidR="0011048D" w:rsidRDefault="00C15F73" w:rsidP="0071774F">
      <w:pPr>
        <w:rPr>
          <w:b/>
          <w:bCs/>
        </w:rPr>
      </w:pPr>
      <w:r>
        <w:rPr>
          <w:b/>
          <w:bCs/>
        </w:rPr>
        <w:lastRenderedPageBreak/>
        <w:t xml:space="preserve">Discussion </w:t>
      </w:r>
    </w:p>
    <w:p w14:paraId="5ED41EFE" w14:textId="6F9599C7" w:rsidR="00C15F73" w:rsidRDefault="00C15F73" w:rsidP="00C15F73">
      <w:r w:rsidRPr="00C15F73">
        <w:t xml:space="preserve">In this study, </w:t>
      </w:r>
      <w:r>
        <w:t>I</w:t>
      </w:r>
      <w:r w:rsidRPr="00C15F73">
        <w:t xml:space="preserve"> have modelled the relationships between socioeconomic variables and forest cover</w:t>
      </w:r>
      <w:r>
        <w:t xml:space="preserve"> </w:t>
      </w:r>
      <w:r w:rsidRPr="00C15F73">
        <w:t>at multiple scales</w:t>
      </w:r>
      <w:r>
        <w:t xml:space="preserve"> and</w:t>
      </w:r>
      <w:r w:rsidRPr="00C15F73">
        <w:t xml:space="preserve"> have investigated these relationships</w:t>
      </w:r>
      <w:r w:rsidR="00274B68">
        <w:t xml:space="preserve"> using</w:t>
      </w:r>
      <w:r w:rsidRPr="00C15F73">
        <w:t xml:space="preserve"> </w:t>
      </w:r>
      <w:r>
        <w:t>two different</w:t>
      </w:r>
      <w:r w:rsidRPr="00C15F73">
        <w:t xml:space="preserve"> approaches</w:t>
      </w:r>
      <w:r>
        <w:t>.</w:t>
      </w:r>
      <w:r w:rsidR="00274B68">
        <w:t xml:space="preserve"> This study has </w:t>
      </w:r>
      <w:r w:rsidR="00274B68" w:rsidRPr="00C15F73">
        <w:t>revealed some important relationships from which we can make inferences regarding</w:t>
      </w:r>
      <w:r w:rsidR="00274B68">
        <w:t xml:space="preserve"> the socioeconomic, geographical, </w:t>
      </w:r>
      <w:r w:rsidR="002473F5">
        <w:t xml:space="preserve">and </w:t>
      </w:r>
      <w:r w:rsidR="00274B68">
        <w:t>biophysical</w:t>
      </w:r>
      <w:r w:rsidR="002473F5">
        <w:t xml:space="preserve"> predictors of forest cover across Cambodia.</w:t>
      </w:r>
      <w:r w:rsidR="00274B68">
        <w:t xml:space="preserve"> </w:t>
      </w:r>
      <w:r w:rsidR="002473F5" w:rsidRPr="00C15F73">
        <w:t xml:space="preserve">Furthermore, </w:t>
      </w:r>
      <w:r w:rsidR="00EC21B6">
        <w:t>I</w:t>
      </w:r>
      <w:r w:rsidR="002473F5" w:rsidRPr="00C15F73">
        <w:t xml:space="preserve"> have revealed key methodological issues, particularly around scale and model variance, that are likely to be common in these types of analyses, but which often remain unexplored or unreported in the literature.</w:t>
      </w:r>
      <w:r w:rsidR="00B304B4">
        <w:t xml:space="preserve"> </w:t>
      </w:r>
      <w:r w:rsidR="00B304B4" w:rsidRPr="00C15F73">
        <w:t xml:space="preserve">Understanding the drivers and proximate causes of </w:t>
      </w:r>
      <w:r w:rsidR="00B304B4">
        <w:t>deforestation</w:t>
      </w:r>
      <w:r w:rsidR="00B304B4" w:rsidRPr="00C15F73">
        <w:t xml:space="preserve"> is critical for the development of sustainable environmental policies and forest conservation initiatives. Studies need to target multiple scales to build a cohesive picture of the social-ecological systems within which deforestation occurs, so that policy development is appropriate and effective. Importantly, researchers need to select the appropriate method to answer specific questions at specific scales, and the complexity of the system must be understood.</w:t>
      </w:r>
    </w:p>
    <w:p w14:paraId="7F26BD30" w14:textId="6F3B5AB6" w:rsidR="008B46A1" w:rsidRPr="008B46A1" w:rsidRDefault="00234AEE" w:rsidP="00C15F73">
      <w:pPr>
        <w:rPr>
          <w:i/>
          <w:iCs/>
        </w:rPr>
      </w:pPr>
      <w:r>
        <w:rPr>
          <w:i/>
          <w:iCs/>
        </w:rPr>
        <w:t>Socioeconomic predictors of forest cover</w:t>
      </w:r>
    </w:p>
    <w:p w14:paraId="3FB051BC" w14:textId="755AEEB8" w:rsidR="00EC21B6" w:rsidRDefault="008B46A1" w:rsidP="008B46A1">
      <w:r w:rsidRPr="008B46A1">
        <w:t>The commune-level model revealed that population density was the only non-control variable with any effect</w:t>
      </w:r>
      <w:r>
        <w:t xml:space="preserve"> on forest cover</w:t>
      </w:r>
      <w:r w:rsidRPr="008B46A1">
        <w:t xml:space="preserve">, and the effect was weak. </w:t>
      </w:r>
      <w:r>
        <w:t>I</w:t>
      </w:r>
      <w:r w:rsidRPr="008B46A1">
        <w:t xml:space="preserve"> w</w:t>
      </w:r>
      <w:r>
        <w:t>as</w:t>
      </w:r>
      <w:r w:rsidRPr="008B46A1">
        <w:t xml:space="preserve"> limited in the socioeconomic variables that were available, and it is possible that the variables selected were simply poor predictors of forest cover. However, the modelling process revealed very large between-commune variation in both predictor and response variables, in addition to </w:t>
      </w:r>
      <w:r w:rsidR="00EC21B6" w:rsidRPr="008B46A1">
        <w:t>many</w:t>
      </w:r>
      <w:r w:rsidRPr="008B46A1">
        <w:t xml:space="preserve"> random effect levels (between 1,317 and 1,512). Model predictions from the final model, and from preliminary models, showed that the parameter estimates (intercepts and slopes) for a given socioeconomic variable (see Figure </w:t>
      </w:r>
      <w:r w:rsidR="0044030A">
        <w:t>3</w:t>
      </w:r>
      <w:r w:rsidRPr="008B46A1">
        <w:t xml:space="preserve"> for an example from population density) varied widely from commune to commune, even within the same province. Therefore, it is possible that the difficulty in estimating a single parameter from the surrounding “noise” resulted in the detection of weak, or no effects, rather than a genuine lack of effects. The province-level model was built to counter the issue of excessive between-commune variance by approaching the analysis from a different scale. Two socioeconomic variables remained in the final province-level model but again, the effects were relatively weak. It is still possible that the weak effects represented a genuine lack of correlation between socioeconomics and forest cover, however, modelling the effects at a larger scale will simply mask the large variation that exists at the finer scale, rather than eliminating it. </w:t>
      </w:r>
      <w:r w:rsidR="00B23379" w:rsidRPr="00B23379">
        <w:t xml:space="preserve">An advantage of GLMMs is the ability to quantify between-group variance, which not only offers crucial insight about the differences between groups (e.g., countries) from which inference can be drawn </w:t>
      </w:r>
      <w:r w:rsidR="00B23379" w:rsidRPr="00B23379">
        <w:fldChar w:fldCharType="begin"/>
      </w:r>
      <w:r w:rsidR="007F0549">
        <w:instrText xml:space="preserve"> ADDIN ZOTERO_ITEM CSL_CITATION {"citationID":"NJfCS0l9","properties":{"formattedCitation":"(Zuur et al. 2009)","plainCitation":"(Zuur et al. 2009)","noteIndex":0},"citationItems":[{"id":2700,"uris":["http://zotero.org/users/2170232/items/A3LU44GR"],"uri":["http://zotero.org/users/2170232/items/A3LU44GR"],"itemData":{"id":2700,"type":"book","collection-title":"Statistics for Biology and Health","event-place":"New York, USA","ISBN":"978-0-387-87457-9","publisher":"Springer Science+Business Media","publisher-place":"New York, USA","title":"Mixed effects models and extensions in ecology with R","URL":"DOI 10.1007/978-0-387-87458-6 1,","author":[{"family":"Zuur","given":"Alain F."},{"family":"Ieno","given":"Elena N."},{"family":"Walker","given":"Neil J."},{"family":"Saveliev","given":"Anatoly A."},{"family":"Smith","given":"Graham M."}],"issued":{"date-parts":[["2009"]]}}}],"schema":"https://github.com/citation-style-language/schema/raw/master/csl-citation.json"} </w:instrText>
      </w:r>
      <w:r w:rsidR="00B23379" w:rsidRPr="00B23379">
        <w:fldChar w:fldCharType="separate"/>
      </w:r>
      <w:r w:rsidR="007F0549" w:rsidRPr="007F0549">
        <w:rPr>
          <w:rFonts w:ascii="Calibri" w:hAnsi="Calibri" w:cs="Calibri"/>
        </w:rPr>
        <w:t>(Zuur et al. 2009)</w:t>
      </w:r>
      <w:r w:rsidR="00B23379" w:rsidRPr="00B23379">
        <w:fldChar w:fldCharType="end"/>
      </w:r>
      <w:r w:rsidR="00B23379" w:rsidRPr="00B23379">
        <w:t>, but can also highlight potential problems with ‘global’ predictions (i.e., predictions that are made with all random effect terms set at their mean). Yet very few studies that use these models for LUC report any values for variance associated with the random (group-level) effects. For example, Bhattari and Hammig (2004) use data from 63 countries to produce a single effect for GDP per capita on deforestation, yet do not report any value for country-level variance. The effect size is relatively small, and therefore if there was large between-country variance then the country-level effects could be vastly different, rendering the single global effect misleading.</w:t>
      </w:r>
    </w:p>
    <w:p w14:paraId="23430685" w14:textId="4A61B610" w:rsidR="00EC21B6" w:rsidRPr="00EC21B6" w:rsidRDefault="00EC21B6" w:rsidP="008B46A1">
      <w:pPr>
        <w:rPr>
          <w:i/>
          <w:iCs/>
        </w:rPr>
      </w:pPr>
      <w:r>
        <w:rPr>
          <w:i/>
          <w:iCs/>
        </w:rPr>
        <w:t xml:space="preserve">Scale </w:t>
      </w:r>
    </w:p>
    <w:p w14:paraId="6991EFD7" w14:textId="096C04B3" w:rsidR="008B46A1" w:rsidRDefault="008B46A1" w:rsidP="008B46A1">
      <w:r w:rsidRPr="008B46A1">
        <w:t xml:space="preserve">This analysis highlights the importance of scale when modelling complex social-ecological systems; researchers must not only select the scale of the analysis carefully but must also be aware of underlying variation which may be affecting estimates, requiring cautious interpretation of results. The results of the socioeconomic analysis have further highlighted the effect of scale on drivers with larger effects. The direction of the effect of </w:t>
      </w:r>
      <w:r w:rsidR="00EC21B6">
        <w:t xml:space="preserve">distance to an international border </w:t>
      </w:r>
      <w:r w:rsidR="00EC21B6" w:rsidRPr="008B46A1">
        <w:t xml:space="preserve">changes depending </w:t>
      </w:r>
      <w:r w:rsidR="00EC21B6" w:rsidRPr="008B46A1">
        <w:lastRenderedPageBreak/>
        <w:t>on whether you are looking at the commune-level or the province-level</w:t>
      </w:r>
      <w:r w:rsidR="00EC21B6">
        <w:t xml:space="preserve">; it was positive within communes and negative within provinces. </w:t>
      </w:r>
      <w:r w:rsidR="00EC21B6" w:rsidRPr="008B46A1">
        <w:t>This reversal of effect direction between scales also occurs for</w:t>
      </w:r>
      <w:r w:rsidR="00EC21B6">
        <w:t xml:space="preserve"> </w:t>
      </w:r>
      <w:r w:rsidR="00EC21B6" w:rsidRPr="008B46A1">
        <w:t>the distance to the provincial capital (positive within communes and negative within provinces).</w:t>
      </w:r>
      <w:r w:rsidR="00EC21B6">
        <w:t xml:space="preserve"> </w:t>
      </w:r>
      <w:r w:rsidRPr="008B46A1">
        <w:t>Taken together, the two models can add important nuance to the interpretation of results</w:t>
      </w:r>
      <w:r w:rsidR="00FE36DE">
        <w:t>.</w:t>
      </w:r>
      <w:r w:rsidRPr="008B46A1">
        <w:t xml:space="preserve"> </w:t>
      </w:r>
      <w:r w:rsidR="00FE36DE">
        <w:t>P</w:t>
      </w:r>
      <w:r w:rsidRPr="008B46A1">
        <w:t xml:space="preserve">rovinces that are close to international borders have higher forest cover, but within those provinces, the communes that are furthest away from the border and the provincial capital are predicted to have the highest forest cover. </w:t>
      </w:r>
      <w:r w:rsidR="00B211D3">
        <w:t xml:space="preserve">Provinces furthest away from the major the urban centres of Phnom Penh, Siem Reap, and Battambang tend to be the large, rural provinces that have an international border (e.g., Mondul Kiri, Ratanak Kiri, Stung Treng, Koh Kong) and have high forest cover. </w:t>
      </w:r>
      <w:r w:rsidR="00FE36DE">
        <w:t>M</w:t>
      </w:r>
      <w:r w:rsidR="00B211D3">
        <w:t>y results suggest that within those provinces, the communes furthest from the border, and furthest from the provincial capital, are likely to have higher forest cover. Increases in human population density over time, including from in-migration, often result in agricultural expansion</w:t>
      </w:r>
      <w:r w:rsidR="008646E0">
        <w:t>, exploitation of forest resources (e.g., timber), and</w:t>
      </w:r>
      <w:r w:rsidR="00B211D3">
        <w:t xml:space="preserve"> </w:t>
      </w:r>
      <w:r w:rsidR="008646E0">
        <w:t xml:space="preserve">increased </w:t>
      </w:r>
      <w:r w:rsidR="00B211D3">
        <w:t xml:space="preserve">urbanisation, </w:t>
      </w:r>
      <w:r w:rsidR="008646E0">
        <w:t xml:space="preserve">all of </w:t>
      </w:r>
      <w:r w:rsidR="00B211D3">
        <w:t>which could be</w:t>
      </w:r>
      <w:r w:rsidR="008646E0">
        <w:t xml:space="preserve"> reducing forest cover around the provincial capitals. International borders promote the movement of people, commodities, economic activity, and all the associated infrastructure that is required to maintain such activity (ref). When combined with illegal cross-border activities such as logging, land clearance, and the wildlife trade (see </w:t>
      </w:r>
      <w:r w:rsidR="00FE36DE">
        <w:fldChar w:fldCharType="begin"/>
      </w:r>
      <w:r w:rsidR="00FE36DE">
        <w:instrText xml:space="preserve"> ADDIN ZOTERO_ITEM CSL_CITATION {"citationID":"6CZUvDbL","properties":{"formattedCitation":"(Evans et al. 2013)","plainCitation":"(Evans et al. 2013)","noteIndex":0},"citationItems":[{"id":9,"uris":["http://zotero.org/users/2170232/items/3I4YTE3P"],"uri":["http://zotero.org/users/2170232/items/3I4YTE3P"],"itemData":{"id":9,"type":"chapter","container-title":"Evidence-based conservation: Lessons from the Lower Mekong","event-place":"London, UK","page":"157-185","publisher":"Routledge","publisher-place":"London, UK","title":"Seima Protection Forest","author":[{"family":"Evans","given":"T"},{"family":"O'Kelly","given":"H"},{"family":"Men","given":"S"},{"family":"Nut","given":"M"},{"family":"Pet","given":"P"},{"family":"Pheakdey","given":"P"},{"family":"Pollard","given":"E"}],"issued":{"date-parts":[["2013"]]}}}],"schema":"https://github.com/citation-style-language/schema/raw/master/csl-citation.json"} </w:instrText>
      </w:r>
      <w:r w:rsidR="00FE36DE">
        <w:fldChar w:fldCharType="separate"/>
      </w:r>
      <w:r w:rsidR="00FE36DE" w:rsidRPr="00FE36DE">
        <w:rPr>
          <w:rFonts w:ascii="Calibri" w:hAnsi="Calibri" w:cs="Calibri"/>
        </w:rPr>
        <w:t>Evans et al. 2013)</w:t>
      </w:r>
      <w:r w:rsidR="00FE36DE">
        <w:fldChar w:fldCharType="end"/>
      </w:r>
      <w:r w:rsidR="008646E0">
        <w:t>, it is plausible that communes closer to the international borders are more likely to have reduced forest cover</w:t>
      </w:r>
      <w:r w:rsidR="00FE36DE">
        <w:t xml:space="preserve"> </w:t>
      </w:r>
      <w:r w:rsidR="00FE36DE">
        <w:fldChar w:fldCharType="begin"/>
      </w:r>
      <w:r w:rsidR="00FE36DE">
        <w:instrText xml:space="preserve"> ADDIN ZOTERO_ITEM CSL_CITATION {"citationID":"uLLzrV9z","properties":{"formattedCitation":"(Grogan et al. 2015)","plainCitation":"(Grogan et al. 2015)","noteIndex":0},"citationItems":[{"id":2760,"uris":["http://zotero.org/users/2170232/items/RPYSN4I3"],"uri":["http://zotero.org/users/2170232/items/RPYSN4I3"],"itemData":{"id":2760,"type":"article-journal","abstract":"The recent rise in global demand for natural rubber (Hevea brasiliensis) has led to expansive areas of natural forest being transformed into monoculture plantations. This paper explores the utility of annual Landsat time series for monitoring forest disturbance and the role of natural rubber in mainland Southeast Asia from 2000 to 2012. A region on the Cambodian–Vietnamese border was chosen for this study considering four primary questions: 1) how accurately can annual Landsat time series map the location and timing of forest disturbances in evergreen and seasonal tropical forests, 2) are there cross-border differences in frontier and non-frontier forest disturbance rates between Cambodia and Vietnam, 3) what proportion of disturbances in frontier and non-frontier forests can be accounted for by the impact of rubber plantations, and 4) is there a relationship between global market prices for natural rubber and the annual rate of frontier forest clearing for rubber plantations on both sides of the border. We used LandTrendr (Landsat-based detection of trends in disturbance and recovery) for temporal segmentation of the Landsat time series and disturbance mapping. Our results show that this approach can provide accurate forest disturbance maps but that accuracy is affected by forest type. Highest accuracies were found in evergreen forest (91%), with lower accuracies in mixed (82%) and dry-deciduous forest types (86%). Our final map considering all forest types yielded an overall accuracy of 86%. Forest disturbance rates were generally higher on the Cambodian side of the border. Frontier forest disturbance rates averaged 3.8%/year in Cambodia compared to 2.5%/year in Vietnam. Conversion to rubber was the dominant form of frontier forest change in both countries (42% in Cambodia and 84% in Vietnam). Non-frontier forest disturbances averaged 4.0% and 2.5% in Cambodia and Vietnam, respectively, with most disturbances likewise linked with rubber plantations. Although rates of frontier forest disturbance differed in both countries, they each displayed similar correlations between disturbance rates related to rubber plantation expansion and price fluctuations of natural rubber. This suggests links between localized land cover/use change and international market forces, irrespective of differing political and socioeconomic backgrounds. Our study underlines the value of using dense Landsat time series when exploring the dynamics of human-induced land cover change.","container-title":"Remote Sensing of Environment","DOI":"10.1016/j.rse.2015.03.001","ISSN":"0034-4257","journalAbbreviation":"Remote Sensing of Environment","language":"en","page":"438-453","source":"ScienceDirect","title":"Cross-border forest disturbance and the role of natural rubber in mainland Southeast Asia using annual Landsat time series","volume":"169","author":[{"family":"Grogan","given":"Kenneth"},{"family":"Pflugmacher","given":"Dirk"},{"family":"Hostert","given":"Patrick"},{"family":"Kennedy","given":"Robert"},{"family":"Fensholt","given":"Rasmus"}],"issued":{"date-parts":[["2015",11,1]]}}}],"schema":"https://github.com/citation-style-language/schema/raw/master/csl-citation.json"} </w:instrText>
      </w:r>
      <w:r w:rsidR="00FE36DE">
        <w:fldChar w:fldCharType="separate"/>
      </w:r>
      <w:r w:rsidR="00FE36DE" w:rsidRPr="00FE36DE">
        <w:rPr>
          <w:rFonts w:ascii="Calibri" w:hAnsi="Calibri" w:cs="Calibri"/>
        </w:rPr>
        <w:t>(Grogan et al. 2015)</w:t>
      </w:r>
      <w:r w:rsidR="00FE36DE">
        <w:fldChar w:fldCharType="end"/>
      </w:r>
      <w:r w:rsidR="008646E0">
        <w:t xml:space="preserve">. </w:t>
      </w:r>
    </w:p>
    <w:p w14:paraId="1D0AAB64" w14:textId="0B752B6F" w:rsidR="00BD790B" w:rsidRDefault="00BD790B" w:rsidP="00BD790B">
      <w:r w:rsidRPr="00BD790B">
        <w:t xml:space="preserve">The inherent complexity within social-ecological systems results in significant challenges when researchers attempt to model them </w:t>
      </w:r>
      <w:r w:rsidRPr="00BD790B">
        <w:fldChar w:fldCharType="begin"/>
      </w:r>
      <w:r w:rsidR="00640705">
        <w:instrText xml:space="preserve"> ADDIN ZOTERO_ITEM CSL_CITATION {"citationID":"7zXkx2n4","properties":{"formattedCitation":"(Basse et al. 2014)","plainCitation":"(Basse et al. 2014)","noteIndex":0},"citationItems":[{"id":1520,"uris":["http://zotero.org/users/2170232/items/LLN2Z9J7"],"uri":["http://zotero.org/users/2170232/items/LLN2Z9J7"],"itemData":{"id":1520,"type":"article-journal","abstract":"Identifying and evaluating the driving forces that are behind land use and land cover changes remains one of the most difficult exercises that geographers and environmental scientists must continually address. The difficulty emerges from the fact that in land use and land cover systems, multiple actions and interactions between different factors (e.g., economic, political, environmental, biophysical, institutional, and cultural) come into play and make it difficult to understand how the processes behind the changes function. Using advanced methods, such as Cellular Automata (CA) and Artificial Neural Networks (ANNs), the results highlight that these tools are adequate in formalising knowledge regarding land use systems in cross-border regions. Moreover, because modelling land use changes using big data is gaining increasing popularity, ANN techniques could contribute to improving the calibration of cellular automata-based land use models.","container-title":"Applied Geography","DOI":"10.1016/j.apgeog.2014.06.016","ISSN":"0143-6228","journalAbbreviation":"Applied Geography","page":"160-171","source":"ScienceDirect","title":"Land use changes modelling using advanced methods: Cellular automata and artificial neural networks. The spatial and explicit representation of land cover dynamics at the cross-border region scale","title-short":"Land use changes modelling using advanced methods","volume":"53","author":[{"family":"Basse","given":"Reine Maria"},{"family":"Omrani","given":"Hichem"},{"family":"Charif","given":"Omar"},{"family":"Gerber","given":"Philippe"},{"family":"Bódis","given":"Katalin"}],"issued":{"date-parts":[["2014",9,1]]}}}],"schema":"https://github.com/citation-style-language/schema/raw/master/csl-citation.json"} </w:instrText>
      </w:r>
      <w:r w:rsidRPr="00BD790B">
        <w:fldChar w:fldCharType="separate"/>
      </w:r>
      <w:r w:rsidR="00640705" w:rsidRPr="00640705">
        <w:rPr>
          <w:rFonts w:ascii="Calibri" w:hAnsi="Calibri" w:cs="Calibri"/>
        </w:rPr>
        <w:t>(Basse et al. 2014)</w:t>
      </w:r>
      <w:r w:rsidRPr="00BD790B">
        <w:fldChar w:fldCharType="end"/>
      </w:r>
      <w:r w:rsidRPr="00BD790B">
        <w:t xml:space="preserve">. Taking this study as an example, a researcher has a choice between modelling at a large scale (e.g., national, regional) where effects may be weak or unrepresentative of much of the country or region, or modelling at a fine scale where effects may be swamped by variation resulting in the loss of the true signal. </w:t>
      </w:r>
      <w:r w:rsidR="007120AF">
        <w:t>By reframing analytical goals and aiming for description</w:t>
      </w:r>
      <w:r w:rsidR="00F5783B">
        <w:t xml:space="preserve"> of the data</w:t>
      </w:r>
      <w:r w:rsidR="00183E11">
        <w:t>, for example using cluster analyses,</w:t>
      </w:r>
      <w:r w:rsidR="007120AF">
        <w:t xml:space="preserve"> over statistical hypothesis testing</w:t>
      </w:r>
      <w:r w:rsidR="00267EF3">
        <w:t xml:space="preserve"> and </w:t>
      </w:r>
      <w:r w:rsidR="00F5783B">
        <w:t xml:space="preserve">attempts at </w:t>
      </w:r>
      <w:r w:rsidR="00267EF3">
        <w:t>explanation</w:t>
      </w:r>
      <w:r w:rsidR="007120AF">
        <w:t xml:space="preserve">, researchers </w:t>
      </w:r>
      <w:r w:rsidR="00267EF3">
        <w:t>can</w:t>
      </w:r>
      <w:r w:rsidR="007120AF">
        <w:t xml:space="preserve"> reduce the need for increasingly complex data and models.</w:t>
      </w:r>
      <w:r w:rsidR="00267EF3">
        <w:t xml:space="preserve"> </w:t>
      </w:r>
    </w:p>
    <w:p w14:paraId="24B5CFD7" w14:textId="401D2FD9" w:rsidR="00F5783B" w:rsidRDefault="00F5783B" w:rsidP="00BD790B">
      <w:pPr>
        <w:rPr>
          <w:i/>
          <w:iCs/>
        </w:rPr>
      </w:pPr>
      <w:r>
        <w:rPr>
          <w:i/>
          <w:iCs/>
        </w:rPr>
        <w:t>Cluster analysis</w:t>
      </w:r>
    </w:p>
    <w:p w14:paraId="6710D405" w14:textId="757BC425" w:rsidR="00F5783B" w:rsidRPr="00F5783B" w:rsidRDefault="00B304B4" w:rsidP="00F5783B">
      <w:r>
        <w:t xml:space="preserve">The purpose of the cluster analysis was to explore an approach that was different to the traditional statistical modelling I had done previously, and to remove the above issues of variance. I was interested to see what patterns would emerge when the underlying goal of statistical hypothesis testing (i.e., the effect of the predictor </w:t>
      </w:r>
      <w:r w:rsidRPr="00B304B4">
        <w:rPr>
          <w:i/>
          <w:iCs/>
        </w:rPr>
        <w:t>x</w:t>
      </w:r>
      <w:r>
        <w:t xml:space="preserve"> on response </w:t>
      </w:r>
      <w:r w:rsidRPr="00B304B4">
        <w:rPr>
          <w:i/>
          <w:iCs/>
        </w:rPr>
        <w:t>y</w:t>
      </w:r>
      <w:r>
        <w:t xml:space="preserve"> is significantly different from 0) was removed. </w:t>
      </w:r>
      <w:r w:rsidR="00F5783B" w:rsidRPr="00F5783B">
        <w:t>The</w:t>
      </w:r>
      <w:r w:rsidR="00615440">
        <w:t xml:space="preserve"> cluster</w:t>
      </w:r>
      <w:r w:rsidR="00F5783B" w:rsidRPr="00F5783B">
        <w:t xml:space="preserve"> analysis revealed interesting patterns of distinct regions, suggesting that in many cases provinces that are adjacent to each other tend to have similar socioeconomic characteristics, resulting in clusters that are</w:t>
      </w:r>
      <w:r w:rsidR="00615440">
        <w:t xml:space="preserve"> comprised of</w:t>
      </w:r>
      <w:r w:rsidR="00F5783B" w:rsidRPr="00F5783B">
        <w:t xml:space="preserve"> spatially contiguous</w:t>
      </w:r>
      <w:r w:rsidR="00615440">
        <w:t xml:space="preserve"> provinces</w:t>
      </w:r>
      <w:r w:rsidR="00F5783B" w:rsidRPr="00F5783B">
        <w:t xml:space="preserve">. The two cluster that generally display the largest differences are clusters 1 and 3. Cluster 1 contains the provinces of Mondul Kiri and Rattank Kiri which are large, remote, and some of the least developed provinces in the country. They are home to the Eastern Plains Landscape which is one of the most important areas in SEA for biodiversity </w:t>
      </w:r>
      <w:r w:rsidR="00F5783B" w:rsidRPr="00F5783B">
        <w:fldChar w:fldCharType="begin"/>
      </w:r>
      <w:r w:rsidR="00F5783B" w:rsidRPr="00F5783B">
        <w:instrText xml:space="preserve"> ADDIN ZOTERO_ITEM CSL_CITATION {"citationID":"pnfxn81c","properties":{"formattedCitation":"(Gray et al., 2012; Griffin and Nuttall, 2020; Nuttall et al., 2017)","plainCitation":"(Gray et al., 2012; Griffin and Nuttall, 2020; Nuttall et al., 2017)","dontUpdate":true,"noteIndex":0},"citationItems":[{"id":80,"uris":["http://zotero.org/users/2170232/items/9DT2Z23D"],"uri":["http://zotero.org/users/2170232/items/9DT2Z23D"],"itemData":{"id":80,"type":"article-journal","container-title":"Oryx","DOI":"10.1017/S0030605312000567","ISSN":"0030-6053, 1365-3008","issue":"04","language":"en","page":"563-566","source":"CrossRef","title":"Distance sampling reveals Cambodia's Eastern Plains Landscape supports the largest global population of the Endangered banteng Bos javanicus","volume":"46","author":[{"family":"Gray","given":"Thomas N. E."},{"family":"Prum","given":"Sovanna"},{"family":"Pin","given":"Chanrattana"},{"family":"Phan","given":"Channa"}],"issued":{"date-parts":[["2012"]]}}},{"id":54,"uris":["http://zotero.org/users/2170232/items/MDXPZQ4P"],"uri":["http://zotero.org/users/2170232/items/MDXPZQ4P"],"itemData":{"id":54,"type":"report","event-place":"Phnom Penh, Cambodia","genre":"Status report","publisher":"Wildlife Conservation Society","publisher-place":"Phnom Penh, Cambodia","title":"Status of Key Speceis in Keo Seima Wildlife Sanctuary 2010-2020","URL":"https://doi.org/10.19121/2020.Report.38511","author":[{"family":"Griffin","given":"O"},{"family":"Nuttall","given":"M"}],"issued":{"date-parts":[["2020"]]}}},{"id":2350,"uris":["http://zotero.org/users/2170232/items/IL8XBFLL"],"uri":["http://zotero.org/users/2170232/items/IL8XBFLL"],"itemData":{"id":2350,"type":"article-journal","abstract":"The catastrophic decline of the endangered Green peafowl Pavo muticus across its former range is well known, yet there are only a handful of reliable population estimates for this species from its remaining range, making global assessment challenging. We present the first rigorous population estimates for this species from Cambodia, and model the distribution and the relationships between this species and several environmental covariates from the Core Zone (187,900 ha) of Seima Protection Forest (SPF), eastern Cambodia. Using distance sampling the abundance of Green Peafowl in SPF in 2014 is estimated to be 541 (95% CI [252, 1160]). Density surface modelling was used to predict distribution and relative abundance within the study area, and there was some evidence that the species prefers areas of deciduous forest, non-forest, and to a lesser extent semi-evergreen forest. These results highlight the importance of the central and northern sections of SPF for this species. Furthermore, the analysis suggested that Green Peafowl abundance is higher in closer proximity to water, yet decreases in closer proximity to human settlement.","container-title":"Bird Conservation International","DOI":"10.1017/S0959270916000083","ISSN":"0959-2709, 1474-0001","issue":"1","language":"en","page":"127-139","source":"Cambridge Core","title":"Abundance estimates for the endangered Green Peafowl Pavo muticus in Cambodia: identification of a globally important site for conservation","title-short":"Abundance estimates for the endangered Green Peafowl Pavo muticus in Cambodia","volume":"27","author":[{"family":"Nuttall","given":"Matthew"},{"family":"Nut","given":"Menghor"},{"family":"Ung","given":"Vises"},{"family":"O’kelly","given":"Hannah"}],"issued":{"date-parts":[["2017"]]}}}],"schema":"https://github.com/citation-style-language/schema/raw/master/csl-citation.json"} </w:instrText>
      </w:r>
      <w:r w:rsidR="00F5783B" w:rsidRPr="00F5783B">
        <w:fldChar w:fldCharType="separate"/>
      </w:r>
      <w:r w:rsidR="00F5783B" w:rsidRPr="00F5783B">
        <w:t xml:space="preserve">(Chapter </w:t>
      </w:r>
      <w:r w:rsidR="00183E11">
        <w:t>3</w:t>
      </w:r>
      <w:r w:rsidR="00F5783B" w:rsidRPr="00F5783B">
        <w:t>, Gray et al., 2012; Griffin and Nuttall, 2020; Nuttall et al., 2017)</w:t>
      </w:r>
      <w:r w:rsidR="00F5783B" w:rsidRPr="00F5783B">
        <w:fldChar w:fldCharType="end"/>
      </w:r>
      <w:r w:rsidR="00F5783B" w:rsidRPr="00F5783B">
        <w:t xml:space="preserve">. The cluster has the highest forest cover, low population density, low access to services, and low migration. Economic development in the first two decades after the civil war was focused almost entirely on the major cities: Phnom Penh (cluster 3), Sihanoukville (cluster 5), and Battambang (cluster 4), with rural provinces remaining underdeveloped, inaccessible, and poor </w:t>
      </w:r>
      <w:r w:rsidR="00F5783B" w:rsidRPr="00F5783B">
        <w:fldChar w:fldCharType="begin"/>
      </w:r>
      <w:r w:rsidR="00640705">
        <w:instrText xml:space="preserve"> ADDIN ZOTERO_ITEM CSL_CITATION {"citationID":"aHOX0XU3","properties":{"formattedCitation":"(Hughes &amp; Un 2011)","plainCitation":"(Hughes &amp; Un 2011)","noteIndex":0},"citationItems":[{"id":2448,"uris":["http://zotero.org/users/2170232/items/IRTUHWES"],"uri":["http://zotero.org/users/2170232/items/IRTUHWES"],"itemData":{"id":2448,"type":"report","collection-title":"NIAS Studies in Asian Topic","event-place":"Leifsgade 33, DK-2300 Copenhagen S, Denmark","number":"49","publisher":"Nordic Institute of Asian Studies","publisher-place":"Leifsgade 33, DK-2300 Copenhagen S, Denmark","title":"Cambodia's Economic Transformation","author":[{"family":"Hughes","given":"C"},{"family":"Un","given":"K"}],"issued":{"date-parts":[["2011"]]}}}],"schema":"https://github.com/citation-style-language/schema/raw/master/csl-citation.json"} </w:instrText>
      </w:r>
      <w:r w:rsidR="00F5783B" w:rsidRPr="00F5783B">
        <w:fldChar w:fldCharType="separate"/>
      </w:r>
      <w:r w:rsidR="00640705" w:rsidRPr="00640705">
        <w:rPr>
          <w:rFonts w:ascii="Calibri" w:hAnsi="Calibri" w:cs="Calibri"/>
        </w:rPr>
        <w:t>(Hughes &amp; Un 2011)</w:t>
      </w:r>
      <w:r w:rsidR="00F5783B" w:rsidRPr="00F5783B">
        <w:fldChar w:fldCharType="end"/>
      </w:r>
      <w:r w:rsidR="00F5783B" w:rsidRPr="00F5783B">
        <w:t>. The lack of infrastructure and access, coupled with low population density and few employment opportunities that limited in-migration, ha</w:t>
      </w:r>
      <w:r>
        <w:t>ve all likely contributed to</w:t>
      </w:r>
      <w:r w:rsidR="00F5783B" w:rsidRPr="00F5783B">
        <w:t xml:space="preserve"> forest cover remain</w:t>
      </w:r>
      <w:r>
        <w:t>ing</w:t>
      </w:r>
      <w:r w:rsidR="00F5783B" w:rsidRPr="00F5783B">
        <w:t xml:space="preserve"> high </w:t>
      </w:r>
      <w:r w:rsidR="00F5783B" w:rsidRPr="00F5783B">
        <w:fldChar w:fldCharType="begin"/>
      </w:r>
      <w:r w:rsidR="00640705">
        <w:instrText xml:space="preserve"> ADDIN ZOTERO_ITEM CSL_CITATION {"citationID":"hcKplkwY","properties":{"formattedCitation":"(Evans et al. 2013)","plainCitation":"(Evans et al. 2013)","noteIndex":0},"citationItems":[{"id":9,"uris":["http://zotero.org/users/2170232/items/3I4YTE3P"],"uri":["http://zotero.org/users/2170232/items/3I4YTE3P"],"itemData":{"id":9,"type":"chapter","container-title":"Evidence-based conservation: Lessons from the Lower Mekong","event-place":"London, UK","page":"157-185","publisher":"Routledge","publisher-place":"London, UK","title":"Seima Protection Forest","author":[{"family":"Evans","given":"T"},{"family":"O'Kelly","given":"H"},{"family":"Men","given":"S"},{"family":"Nut","given":"M"},{"family":"Pet","given":"P"},{"family":"Pheakdey","given":"P"},{"family":"Pollard","given":"E"}],"issued":{"date-parts":[["2013"]]}}}],"schema":"https://github.com/citation-style-language/schema/raw/master/csl-citation.json"} </w:instrText>
      </w:r>
      <w:r w:rsidR="00F5783B" w:rsidRPr="00F5783B">
        <w:fldChar w:fldCharType="separate"/>
      </w:r>
      <w:r w:rsidR="00640705" w:rsidRPr="00640705">
        <w:rPr>
          <w:rFonts w:ascii="Calibri" w:hAnsi="Calibri" w:cs="Calibri"/>
        </w:rPr>
        <w:t>(Evans et al. 2013)</w:t>
      </w:r>
      <w:r w:rsidR="00F5783B" w:rsidRPr="00F5783B">
        <w:fldChar w:fldCharType="end"/>
      </w:r>
      <w:r w:rsidR="00F5783B" w:rsidRPr="00F5783B">
        <w:t xml:space="preserve">. Conversely, cluster 3 has the lowest levels of forest cover and contains the capital city of Phnom Penh and the surrounding provinces which are the hubs for </w:t>
      </w:r>
      <w:r w:rsidR="00F5783B" w:rsidRPr="00F5783B">
        <w:lastRenderedPageBreak/>
        <w:t>industry and economic activity (such as the garment sector). Cluster 5 is interesting because it contains the largest number of provinces. The expectation was that the provinces that most closely resembled cluster 1 (i.e., large, rural provinces with high forest cover) such as Stung Treng, Preah Vihear, and Koh Kong, would have been clustered either with cluster 1, or within a separate cluster. However, they were clustered with the central belt of provinces (e.g., Kampong Speu, Kampong Chhnang, Kampong Thom) which are almost exclusively low elevation agricultural provinces that are geared towards rice production. The inclusion of Stung Treng, Preah Vihear, and Koh Kong within this cluster and the resulting cluster typologies, suggest that there has been some success in increasing the socioeconomic status of rural, highly forested provinces without excessive loss of forest cover.</w:t>
      </w:r>
    </w:p>
    <w:p w14:paraId="0BA2C153" w14:textId="3CE925F1" w:rsidR="00F5783B" w:rsidRPr="00F5783B" w:rsidRDefault="00F5783B" w:rsidP="00F5783B">
      <w:r w:rsidRPr="00F5783B">
        <w:t xml:space="preserve">The advantage of clustering techniques such as UPGMA is that although there are metrics that can suggest optimal numbers of clusters, the researcher can select the number of clusters that is most useful for their particular investigation </w:t>
      </w:r>
      <w:r w:rsidRPr="00F5783B">
        <w:fldChar w:fldCharType="begin"/>
      </w:r>
      <w:r w:rsidR="00640705">
        <w:instrText xml:space="preserve"> ADDIN ZOTERO_ITEM CSL_CITATION {"citationID":"GlYfBTQp","properties":{"formattedCitation":"(Borcard et al. 2018)","plainCitation":"(Borcard et al. 2018)","noteIndex":0},"citationItems":[{"id":2706,"uris":["http://zotero.org/users/2170232/items/5WYR7AXF"],"uri":["http://zotero.org/users/2170232/items/5WYR7AXF"],"itemData":{"id":2706,"type":"chapter","abstract":"In most cases, data exploration and the computation of association matrices are preliminary steps towards deeper analyses. In this chapter you will go further by experimenting one of the large groups of analytical methods used in ecology: clustering. Practically, you will learn how to choose among various clustering methods and compute them, apply these techniques to the Doubs River data to identify groups of sites and fish species. You will also explore two methods of constrained clustering, a powerful modelling approach where the clustering process is constrained by an external data set.","collection-title":"Use R!","container-title":"Numerical Ecology with R","event-place":"Cham","ISBN":"978-3-319-71404-2","language":"en","note":"DOI: 10.1007/978-3-319-71404-2_4","page":"59-150","publisher":"Springer International Publishing","publisher-place":"Cham","source":"Springer Link","title":"Cluster Analysis","URL":"https://doi.org/10.1007/978-3-319-71404-2_4","author":[{"family":"Borcard","given":"Daniel"},{"family":"Gillet","given":"François"},{"family":"Legendre","given":"Pierre"}],"editor":[{"family":"Borcard","given":"Daniel"},{"family":"Gillet","given":"François"},{"family":"Legendre","given":"Pierre"}],"accessed":{"date-parts":[["2021",4,30]]},"issued":{"date-parts":[["2018"]]}}}],"schema":"https://github.com/citation-style-language/schema/raw/master/csl-citation.json"} </w:instrText>
      </w:r>
      <w:r w:rsidRPr="00F5783B">
        <w:fldChar w:fldCharType="separate"/>
      </w:r>
      <w:r w:rsidR="00640705" w:rsidRPr="00640705">
        <w:rPr>
          <w:rFonts w:ascii="Calibri" w:hAnsi="Calibri" w:cs="Calibri"/>
        </w:rPr>
        <w:t>(Borcard et al. 2018)</w:t>
      </w:r>
      <w:r w:rsidRPr="00F5783B">
        <w:fldChar w:fldCharType="end"/>
      </w:r>
      <w:r w:rsidRPr="00F5783B">
        <w:t xml:space="preserve">. Unlike statistical models, cluster analysis does not produce estimates of effect sizes, nor can predictions be made. Nevertheless, by altering the number of clusters, investigating different clustering approaches, followed by considered exploratory analysis and plotting, a comprehensive picture of the study system can be produced. This may be a sensible first step in a larger analysis which can increase understanding of the system before modelling approaches are decided upon. Furthermore, methods such as cluster analysis are conceptually simpler than advanced statistical and mechanistic modelling, making interpretation and explanation, simpler.         </w:t>
      </w:r>
    </w:p>
    <w:p w14:paraId="48CE48B5" w14:textId="1174D859" w:rsidR="00C15F73" w:rsidRDefault="00234AEE" w:rsidP="00C15F73">
      <w:pPr>
        <w:rPr>
          <w:i/>
          <w:iCs/>
        </w:rPr>
      </w:pPr>
      <w:r>
        <w:rPr>
          <w:i/>
          <w:iCs/>
        </w:rPr>
        <w:t>Implications / broader perspectives of the results</w:t>
      </w:r>
    </w:p>
    <w:p w14:paraId="4A9C7B4A" w14:textId="4D116B78" w:rsidR="00234AEE" w:rsidRDefault="00234AEE" w:rsidP="00C15F73">
      <w:r>
        <w:t>The results of this study have highlighted that the regions of Cambodia that have the highest forest cover also tend to be th</w:t>
      </w:r>
      <w:r w:rsidR="002F76B2">
        <w:t xml:space="preserve">e rural, remote, poor provinces with high proportions of indigenous people. It is people living within these areas that </w:t>
      </w:r>
      <w:r w:rsidR="00751DDB">
        <w:t>will</w:t>
      </w:r>
      <w:r w:rsidR="002F76B2">
        <w:t xml:space="preserve"> be reliant on natural resources and forest products for their subsistence and livelihoods. </w:t>
      </w:r>
      <w:r w:rsidR="00751DDB">
        <w:t>In these circumstances, the efforts of an individual actor to increase their socioeconomic status is likely to include agricultural expansion, resulting in forest loss. Therefore, to avoid forests being the price of socioeconomic development, national and sub-national government need to develop economic policy frameworks that deliver</w:t>
      </w:r>
      <w:r w:rsidR="00610C70">
        <w:t xml:space="preserve"> economic</w:t>
      </w:r>
      <w:r w:rsidR="00751DDB">
        <w:t xml:space="preserve"> benefits whilst encouraging forest protection, such as payments for ecosystem services schemes, and support for agricultural improvement technologies</w:t>
      </w:r>
      <w:r w:rsidR="00640705">
        <w:t xml:space="preserve"> and diversification </w:t>
      </w:r>
      <w:r w:rsidR="00640705">
        <w:fldChar w:fldCharType="begin"/>
      </w:r>
      <w:r w:rsidR="00640705">
        <w:instrText xml:space="preserve"> ADDIN ZOTERO_ITEM CSL_CITATION {"citationID":"b6rZhpw5","properties":{"formattedCitation":"(Eliste &amp; Zorya 2015)","plainCitation":"(Eliste &amp; Zorya 2015)","noteIndex":0},"citationItems":[{"id":2752,"uris":["http://zotero.org/users/2170232/items/U2ZTSPR5"],"uri":["http://zotero.org/users/2170232/items/U2ZTSPR5"],"itemData":{"id":2752,"type":"report","event-place":"Washington DC, USA","publisher":"World Bank Group","publisher-place":"Washington DC, USA","title":"Cambodian agriculture in transition: Opportunities and risks","URL":"http://documents.worldbank.org/curated/en/805091467993504209/Cambodian-agriculture-in-transition-opportunities-and-risks","author":[{"family":"Eliste","given":"Paavo"},{"family":"Zorya","given":"Sergiy"}],"issued":{"date-parts":[["2015"]]}}}],"schema":"https://github.com/citation-style-language/schema/raw/master/csl-citation.json"} </w:instrText>
      </w:r>
      <w:r w:rsidR="00640705">
        <w:fldChar w:fldCharType="separate"/>
      </w:r>
      <w:r w:rsidR="00640705" w:rsidRPr="00640705">
        <w:rPr>
          <w:rFonts w:ascii="Calibri" w:hAnsi="Calibri" w:cs="Calibri"/>
        </w:rPr>
        <w:t>(Eliste &amp; Zorya 2015)</w:t>
      </w:r>
      <w:r w:rsidR="00640705">
        <w:fldChar w:fldCharType="end"/>
      </w:r>
      <w:r w:rsidR="00640705">
        <w:t xml:space="preserve">. The Cambodian </w:t>
      </w:r>
      <w:r w:rsidR="004204F6">
        <w:t>government,</w:t>
      </w:r>
      <w:r w:rsidR="00640705">
        <w:t xml:space="preserve"> however, has shown enthusiasm in the past for economic development via private land leases for industrial-scale commercial agriculture (Chapter 1), many of which have been awarded in rural, remote, forested land. These economic land concessions (ELCs) have frequently been placed on traditional lands of indigenous people, on the lands of the rural poor who had yet to be awarded legal land titles</w:t>
      </w:r>
      <w:r w:rsidR="004204F6">
        <w:t>, and in areas of high forest cover, including protected areas</w:t>
      </w:r>
      <w:r w:rsidR="00640705">
        <w:t xml:space="preserve"> </w:t>
      </w:r>
      <w:r w:rsidR="004204F6">
        <w:fldChar w:fldCharType="begin"/>
      </w:r>
      <w:r w:rsidR="004204F6">
        <w:instrText xml:space="preserve"> ADDIN ZOTERO_ITEM CSL_CITATION {"citationID":"VktXqFCI","properties":{"formattedCitation":"(Vrieze &amp; Kuch 2012; Global Witness 2013; Davis et al. 2015)","plainCitation":"(Vrieze &amp; Kuch 2012; Global Witness 2013; Davis et al. 2015)","noteIndex":0},"citationItems":[{"id":2053,"uris":["http://zotero.org/users/2170232/items/C9AXILM9"],"uri":["http://zotero.org/users/2170232/items/C9AXILM9"],"itemData":{"id":2053,"type":"article-newspaper","container-title":"The Cambodia Daily","page":"4-11","title":"Carving up Cambodia: One concesion at a time","author":[{"family":"Vrieze","given":"Paul"},{"family":"Kuch","given":"Naren"}],"issued":{"date-parts":[["2012"]]}}},{"id":2447,"uris":["http://zotero.org/users/2170232/items/UWK5XCYU"],"uri":["http://zotero.org/users/2170232/items/UWK5XCYU"],"itemData":{"id":2447,"type":"report","publisher":"Global Witness","title":"Rubber Barons: How Vietnamese companies and international financiers are driving a land grabbing crisis in Cambodia and Laos","title-short":"Rubber Barons","URL":"https://www.globalwitness.org/en-gb/campaigns/land-deals/rubberbarons/","author":[{"family":"Global Witness","given":""}],"issued":{"date-parts":[["2013"]]}}},{"id":2465,"uris":["http://zotero.org/users/2170232/items/BM9FJ8GU"],"uri":["http://zotero.org/users/2170232/items/BM9FJ8GU"],"itemData":{"id":2465,"type":"article-journal","abstract":"Investment in agricultural land in the developing world has rapidly increased in the past two decades1,2,3. In Cambodia, there has been a surge in economic land concessions, in which long-term leases are provided to foreign and domestic investors for economic development. More than two million hectares4 have been leased so far, sparking debate over the consequences for local communities and the environment5. Here we combined official records of concession locations4,6 with a high-resolution data set of changes in forest cover7 to quantify the contribution of land concessions to deforestation between 2000 and 2012. We used covariate matching to control for variables other than classification as a concession that may influence forest loss. Nearly half of the area where concessions were granted between 2000 and 2012 was forested in 2000; this area then represented 12.4% of forest land cover in Cambodia. Within concessions, the annual rate of forest loss was between 29% and 105% higher than in comparable land areas outside concessions. Most of the deforestation within concessions occurred after the contract date, and whether an investor was domestic or foreign had no effect on deforestation rates. We conclude that land acquisitions can act as powerful drivers of deforestation.","container-title":"Nature Geoscience","DOI":"10.1038/ngeo2540","ISSN":"1752-0908","issue":"10","language":"en","page":"772-775","source":"www.nature.com","title":"Accelerated deforestation driven by large-scale land acquisitions in Cambodia","volume":"8","author":[{"family":"Davis","given":"Kyle Frankel"},{"family":"Yu","given":"Kailiang"},{"family":"Rulli","given":"Maria Cristina"},{"family":"Pichdara","given":"Lonn"},{"family":"D’Odorico","given":"Paolo"}],"issued":{"date-parts":[["2015"]]}}}],"schema":"https://github.com/citation-style-language/schema/raw/master/csl-citation.json"} </w:instrText>
      </w:r>
      <w:r w:rsidR="004204F6">
        <w:fldChar w:fldCharType="separate"/>
      </w:r>
      <w:r w:rsidR="004204F6" w:rsidRPr="004204F6">
        <w:rPr>
          <w:rFonts w:ascii="Calibri" w:hAnsi="Calibri" w:cs="Calibri"/>
        </w:rPr>
        <w:t>(Vrieze &amp; Kuch 2012; Global Witness 2013; Davis et al. 2015)</w:t>
      </w:r>
      <w:r w:rsidR="004204F6">
        <w:fldChar w:fldCharType="end"/>
      </w:r>
      <w:r w:rsidR="00640705">
        <w:t xml:space="preserve">. </w:t>
      </w:r>
      <w:r w:rsidR="004204F6">
        <w:t>Remote provinces with a low density of relatively poor inhabitants, low levels of land tenure security, and plentiful forests, are particularly vulnerable to the allocation of new ELCs, particularly if the economic policies of the last decade are pursued. Despite government claims, ELCs often contribute very little to local economies, and are sources of land conflict, illegal settlement, and extensive</w:t>
      </w:r>
      <w:r w:rsidR="00610C70">
        <w:t>,</w:t>
      </w:r>
      <w:r w:rsidR="004204F6">
        <w:t xml:space="preserve"> unregulated, and often illegal deforestation </w:t>
      </w:r>
      <w:r w:rsidR="00610C70">
        <w:fldChar w:fldCharType="begin"/>
      </w:r>
      <w:r w:rsidR="00183E11">
        <w:instrText xml:space="preserve"> ADDIN ZOTERO_ITEM CSL_CITATION {"citationID":"hi7liDIr","properties":{"formattedCitation":"(Vrieze &amp; Kuch 2012; Global Witness 2013; Watson et al. 2014; Davis et al. 2015; Milne &amp; Mahanty 2015)","plainCitation":"(Vrieze &amp; Kuch 2012; Global Witness 2013; Watson et al. 2014; Davis et al. 2015; Milne &amp; Mahanty 2015)","noteIndex":0},"citationItems":[{"id":2053,"uris":["http://zotero.org/users/2170232/items/C9AXILM9"],"uri":["http://zotero.org/users/2170232/items/C9AXILM9"],"itemData":{"id":2053,"type":"article-newspaper","container-title":"The Cambodia Daily","page":"4-11","title":"Carving up Cambodia: One concesion at a time","author":[{"family":"Vrieze","given":"Paul"},{"family":"Kuch","given":"Naren"}],"issued":{"date-parts":[["2012"]]}}},{"id":2447,"uris":["http://zotero.org/users/2170232/items/UWK5XCYU"],"uri":["http://zotero.org/users/2170232/items/UWK5XCYU"],"itemData":{"id":2447,"type":"report","publisher":"Global Witness","title":"Rubber Barons: How Vietnamese companies and international financiers are driving a land grabbing crisis in Cambodia and Laos","title-short":"Rubber Barons","URL":"https://www.globalwitness.org/en-gb/campaigns/land-deals/rubberbarons/","author":[{"family":"Global Witness","given":""}],"issued":{"date-parts":[["2013"]]}}},{"id":2042,"uris":["http://zotero.org/users/2170232/items/PKUNSUBE"],"uri":["http://zotero.org/users/2170232/items/PKUNSUBE"],"itemData":{"id":2042,"type":"article-journal","abstract":"Originally conceived to conserve iconic landscapes and wildlife, protected areas are now expected to achieve an increasingly diverse set of conservation, social and economic objectives. The amount of land and sea designated as formally protected has markedly increased over the past century, but there is still a major shortfall in political commitments to enhance the coverage and effectiveness of protected areas. Financial support for protected areas is dwarfed by the benefits that they provide, but these returns depend on effective management. A step change involving increased recognition, funding, planning and enforcement is urgently needed if protected areas are going to fulfil their potential.","container-title":"Nature","DOI":"10.1038/nature13947","ISSN":"1476-4687","issue":"7525","language":"en","page":"67-73","source":"www.nature.com","title":"The performance and potential of protected areas","volume":"515","author":[{"family":"Watson","given":"James E. M."},{"family":"Dudley","given":"Nigel"},{"family":"Segan","given":"Daniel B."},{"family":"Hockings","given":"Marc"}],"issued":{"date-parts":[["2014",11]]}}},{"id":2465,"uris":["http://zotero.org/users/2170232/items/BM9FJ8GU"],"uri":["http://zotero.org/users/2170232/items/BM9FJ8GU"],"itemData":{"id":2465,"type":"article-journal","abstract":"Investment in agricultural land in the developing world has rapidly increased in the past two decades1,2,3. In Cambodia, there has been a surge in economic land concessions, in which long-term leases are provided to foreign and domestic investors for economic development. More than two million hectares4 have been leased so far, sparking debate over the consequences for local communities and the environment5. Here we combined official records of concession locations4,6 with a high-resolution data set of changes in forest cover7 to quantify the contribution of land concessions to deforestation between 2000 and 2012. We used covariate matching to control for variables other than classification as a concession that may influence forest loss. Nearly half of the area where concessions were granted between 2000 and 2012 was forested in 2000; this area then represented 12.4% of forest land cover in Cambodia. Within concessions, the annual rate of forest loss was between 29% and 105% higher than in comparable land areas outside concessions. Most of the deforestation within concessions occurred after the contract date, and whether an investor was domestic or foreign had no effect on deforestation rates. We conclude that land acquisitions can act as powerful drivers of deforestation.","container-title":"Nature Geoscience","DOI":"10.1038/ngeo2540","ISSN":"1752-0908","issue":"10","language":"en","page":"772-775","source":"www.nature.com","title":"Accelerated deforestation driven by large-scale land acquisitions in Cambodia","volume":"8","author":[{"family":"Davis","given":"Kyle Frankel"},{"family":"Yu","given":"Kailiang"},{"family":"Rulli","given":"Maria Cristina"},{"family":"Pichdara","given":"Lonn"},{"family":"D’Odorico","given":"Paolo"}],"issued":{"date-parts":[["2015"]]}}},{"id":2899,"uris":["http://zotero.org/users/2170232/items/HVLX9C67"],"uri":["http://zotero.org/users/2170232/items/HVLX9C67"],"itemData":{"id":2899,"type":"book","abstract":"Written by leading authorities from Australasia, Europe and North America, this book examines the dynamic conflicts and synergies between nature conservation and human development in contemporary Cambodia. After suffering conflict and stagnation in the late twentieth century, Cambodia has experienced an economic transformation in the last decade, with growth averaging almost ten per cent per year, partly through investment from China. However this rush for development has been coupled with tremendous social and environmental change which, although positive in some aspects, has led to rising inequality and profound shifts in the condition, ownership and management of natural resources. High deforestation rates, declining fish stocks, biodiversity loss, and alienation of indigenous and rural people from their land and traditional livelihoods are now matters of increasing local and international concern. The book explores the social and political dimensions of these environmental changes in Cambodia, and of efforts to intervene in and ‘improve’ current trajectories for conservation and development. It provides a compelling analysis of the connections between nature, state and society, pointing to the key role of grassroots and non-state actors in shaping Cambodia’s frontiers of change. These insights will be of great interest to scholars of Southeast Asia and environment-development issues in general.","ISBN":"978-1-134-58109-2","language":"en","note":"Google-Books-ID: B6mgBgAAQBAJ","number-of-pages":"311","publisher":"Routledge","source":"Google Books","title":"Conservation and Development in Cambodia: Exploring frontiers of change in nature, state and society","title-short":"Conservation and Development in Cambodia","author":[{"family":"Milne","given":"Sarah"},{"family":"Mahanty","given":"Sango"}],"issued":{"date-parts":[["2015",2,11]]}}}],"schema":"https://github.com/citation-style-language/schema/raw/master/csl-citation.json"} </w:instrText>
      </w:r>
      <w:r w:rsidR="00610C70">
        <w:fldChar w:fldCharType="separate"/>
      </w:r>
      <w:r w:rsidR="00183E11" w:rsidRPr="00183E11">
        <w:rPr>
          <w:rFonts w:ascii="Calibri" w:hAnsi="Calibri" w:cs="Calibri"/>
        </w:rPr>
        <w:t>(Vrieze &amp; Kuch 2012; Global Witness 2013; Watson et al. 2014; Davis et al. 2015; Milne &amp; Mahanty 2015)</w:t>
      </w:r>
      <w:r w:rsidR="00610C70">
        <w:fldChar w:fldCharType="end"/>
      </w:r>
      <w:r w:rsidR="00610C70">
        <w:t>.</w:t>
      </w:r>
      <w:r w:rsidR="00640705">
        <w:t xml:space="preserve"> </w:t>
      </w:r>
      <w:r w:rsidR="00610C70">
        <w:t>There has been a reduction in new ELC allocations in recent years (</w:t>
      </w:r>
      <w:r w:rsidR="00183E11">
        <w:t>www.opendevelopmentcambodia.net</w:t>
      </w:r>
      <w:r w:rsidR="00610C70">
        <w:t>), which may suggest that new avenues for economic development and growth in the agriculture sector are being developed.</w:t>
      </w:r>
    </w:p>
    <w:p w14:paraId="7D6E4C87" w14:textId="53857417" w:rsidR="00234AEE" w:rsidRDefault="00FC77DB" w:rsidP="00C15F73">
      <w:r>
        <w:t xml:space="preserve">Since the end of civil conflict in the early 1990s, there has been significant migration and resettlement into rural provinces as people move back into traditional homelands or move in search </w:t>
      </w:r>
      <w:r>
        <w:lastRenderedPageBreak/>
        <w:t xml:space="preserve">of new land to settle </w:t>
      </w:r>
      <w:r>
        <w:fldChar w:fldCharType="begin"/>
      </w:r>
      <w:r>
        <w:instrText xml:space="preserve"> ADDIN ZOTERO_ITEM CSL_CITATION {"citationID":"vTZwYU9K","properties":{"formattedCitation":"(Milne &amp; Mahanty 2015)","plainCitation":"(Milne &amp; Mahanty 2015)","noteIndex":0},"citationItems":[{"id":2899,"uris":["http://zotero.org/users/2170232/items/HVLX9C67"],"uri":["http://zotero.org/users/2170232/items/HVLX9C67"],"itemData":{"id":2899,"type":"book","abstract":"Written by leading authorities from Australasia, Europe and North America, this book examines the dynamic conflicts and synergies between nature conservation and human development in contemporary Cambodia. After suffering conflict and stagnation in the late twentieth century, Cambodia has experienced an economic transformation in the last decade, with growth averaging almost ten per cent per year, partly through investment from China. However this rush for development has been coupled with tremendous social and environmental change which, although positive in some aspects, has led to rising inequality and profound shifts in the condition, ownership and management of natural resources. High deforestation rates, declining fish stocks, biodiversity loss, and alienation of indigenous and rural people from their land and traditional livelihoods are now matters of increasing local and international concern. The book explores the social and political dimensions of these environmental changes in Cambodia, and of efforts to intervene in and ‘improve’ current trajectories for conservation and development. It provides a compelling analysis of the connections between nature, state and society, pointing to the key role of grassroots and non-state actors in shaping Cambodia’s frontiers of change. These insights will be of great interest to scholars of Southeast Asia and environment-development issues in general.","ISBN":"978-1-134-58109-2","language":"en","note":"Google-Books-ID: B6mgBgAAQBAJ","number-of-pages":"311","publisher":"Routledge","source":"Google Books","title":"Conservation and Development in Cambodia: Exploring frontiers of change in nature, state and society","title-short":"Conservation and Development in Cambodia","author":[{"family":"Milne","given":"Sarah"},{"family":"Mahanty","given":"Sango"}],"issued":{"date-parts":[["2015",2,11]]}}}],"schema":"https://github.com/citation-style-language/schema/raw/master/csl-citation.json"} </w:instrText>
      </w:r>
      <w:r>
        <w:fldChar w:fldCharType="separate"/>
      </w:r>
      <w:r w:rsidRPr="00FC77DB">
        <w:rPr>
          <w:rFonts w:ascii="Calibri" w:hAnsi="Calibri" w:cs="Calibri"/>
        </w:rPr>
        <w:t>(Milne &amp; Mahanty 2015)</w:t>
      </w:r>
      <w:r>
        <w:fldChar w:fldCharType="end"/>
      </w:r>
      <w:r>
        <w:t xml:space="preserve">. This post-war migration has come at a cost to forest cover, as families look to establish and expand their agricultural land </w:t>
      </w:r>
      <w:r>
        <w:fldChar w:fldCharType="begin"/>
      </w:r>
      <w:r>
        <w:instrText xml:space="preserve"> ADDIN ZOTERO_ITEM CSL_CITATION {"citationID":"oh4ORrFD","properties":{"formattedCitation":"(Hought et al. 2012; Kong et al. 2019)","plainCitation":"(Hought et al. 2012; Kong et al. 2019)","noteIndex":0},"citationItems":[{"id":1671,"uris":["http://zotero.org/users/2170232/items/F5WLBRBI"],"uri":["http://zotero.org/users/2170232/items/F5WLBRBI"],"itemData":{"id":1671,"type":"article-journal","abstract":"Crop-based biofuels represent an environmental and political alternative to fossil fuels, as well as an important source of rural development income; as global biofuel markets continue to mature, however, their impact on food security remains controversial. This study investigates the effects of biofuel feedstock adoption by smallholders in the northwestern Cambodian province of Banteay Meanchey, a region undergoing rapid land use change following the formal end of the Khmer Rouge era in 1989 and subsequent rural resettlement. Remote sensing data combined with field interviews pointed to three discrete phases of land use change in this period: first, as a result of the establishment of new settlements (mainly subsistence rice production); second, via the expansion of cash crop cultivation into forested areas (mainly grown on upland fields); and third, due to the response of smallholders to a sharp increase in regional demand for cassava starch (grown exclusively on upland fields). The study found that agricultural expansion due to cassava growing was severe, but it was not the sole contributor to deforestation in the region. The exposure of smallholder economies to the volatile cassava market had severe consequences for livelihoods and food security. The paper concludes with a discussion of the probable impacts of the emerging cassava market on trajectories in land use, land ownership, and land access in rural Cambodia. The case looks at biofuel adoption in the context of other land use changes, but also provides evidence at the local scale of how a strongly market driven crop, in this case biofuel feedstock, can have striking environmental and socioeconomic consequences.","container-title":"Applied Geography","DOI":"10.1016/j.apgeog.2012.02.007","ISSN":"0143-6228","journalAbbreviation":"Applied Geography","page":"525-532","source":"ScienceDirect","title":"Biofuels, land use change and smallholder livelihoods: A case study from Banteay Chhmar, Cambodia","title-short":"Biofuels, land use change and smallholder livelihoods","volume":"34","author":[{"family":"Hought","given":"Joy"},{"family":"Birch-Thomsen","given":"Torben"},{"family":"Petersen","given":"Jacob"},{"family":"Neergaard","given":"Andreas","non-dropping-particle":"de"},{"family":"Oelofse","given":"Myles"}],"issued":{"date-parts":[["2012",5,1]]}}},{"id":2939,"uris":["http://zotero.org/users/2170232/items/MNLFBPTF"],"uri":["http://zotero.org/users/2170232/items/MNLFBPTF"],"itemData":{"id":2939,"type":"article-journal","abstract":"At the end of the 1990s, the Northwestern uplands of Cambodia were one of the last forest frontiers of the country. In a region that was the last Khmer Rouge stronghold, the opening of former conflict zones after a peace agreement initiated a vast movement of agricultural colonization. This movement was economically triggered by high market demand for agricultural commodities such as maize and cassava and fueled by a massive flow of spontaneous in-migration of land-poor farmers from lowland regions around the entire country. Focused on four upland districts along a pioneer front of Northwestern Cambodia, we analyzed historical trajectories of land use/cover changes using a chronological series of Landsat data from 1976 to 2016. We identified key drivers of deforestation using demographic data and qualitative information from local actors and other relevant stakeholders. We found a 65 percent forest cover loss due to conversion by smallholders into agricultural land for maize and cassava cultivation over a period of 15 years. The underlying mechanisms of land use change were further investigated to understand the diversity of individual farm trajectories and decision-making processes in relation to land conversion. These elements of diagnosis are essential to engage farming communities in innovative land use systems and to develop sustainable alternatives to boom crops that have led to the current situation of land degradation and economic instability.","container-title":"Applied Geography","DOI":"10.1016/j.apgeog.2018.12.006","ISSN":"0143-6228","journalAbbreviation":"Applied Geography","language":"en","page":"84-98","source":"ScienceDirect","title":"Understanding the drivers of deforestation and agricultural transformations in the Northwestern uplands of Cambodia","volume":"102","author":[{"family":"Kong","given":"Rada"},{"family":"Diepart","given":"Jean-Christophe"},{"family":"Castella","given":"Jean-Christophe"},{"family":"Lestrelin","given":"Guillaume"},{"family":"Tivet","given":"Florent"},{"family":"Belmain","given":"Elisa"},{"family":"Bégué","given":"Agnès"}],"issued":{"date-parts":[["2019",1,1]]}}}],"schema":"https://github.com/citation-style-language/schema/raw/master/csl-citation.json"} </w:instrText>
      </w:r>
      <w:r>
        <w:fldChar w:fldCharType="separate"/>
      </w:r>
      <w:r w:rsidRPr="00FC77DB">
        <w:rPr>
          <w:rFonts w:ascii="Calibri" w:hAnsi="Calibri" w:cs="Calibri"/>
        </w:rPr>
        <w:t>(Hought et al. 2012; Kong et al. 2019)</w:t>
      </w:r>
      <w:r>
        <w:fldChar w:fldCharType="end"/>
      </w:r>
      <w:r>
        <w:t xml:space="preserve">. The rural provinces with high forest cover are still vulnerable to in-migration and land speculation, as access has improved significantly over the last decade and poor, landless families seek to establish themselves in frontier areas </w:t>
      </w:r>
      <w:r>
        <w:fldChar w:fldCharType="begin"/>
      </w:r>
      <w:r>
        <w:instrText xml:space="preserve"> ADDIN ZOTERO_ITEM CSL_CITATION {"citationID":"HnJsqvme","properties":{"formattedCitation":"(Evans et al. 2013)","plainCitation":"(Evans et al. 2013)","noteIndex":0},"citationItems":[{"id":9,"uris":["http://zotero.org/users/2170232/items/3I4YTE3P"],"uri":["http://zotero.org/users/2170232/items/3I4YTE3P"],"itemData":{"id":9,"type":"chapter","container-title":"Evidence-based conservation: Lessons from the Lower Mekong","event-place":"London, UK","page":"157-185","publisher":"Routledge","publisher-place":"London, UK","title":"Seima Protection Forest","author":[{"family":"Evans","given":"T"},{"family":"O'Kelly","given":"H"},{"family":"Men","given":"S"},{"family":"Nut","given":"M"},{"family":"Pet","given":"P"},{"family":"Pheakdey","given":"P"},{"family":"Pollard","given":"E"}],"issued":{"date-parts":[["2013"]]}}}],"schema":"https://github.com/citation-style-language/schema/raw/master/csl-citation.json"} </w:instrText>
      </w:r>
      <w:r>
        <w:fldChar w:fldCharType="separate"/>
      </w:r>
      <w:r w:rsidRPr="00FC77DB">
        <w:rPr>
          <w:rFonts w:ascii="Calibri" w:hAnsi="Calibri" w:cs="Calibri"/>
        </w:rPr>
        <w:t>(Evans et al. 2013)</w:t>
      </w:r>
      <w:r>
        <w:fldChar w:fldCharType="end"/>
      </w:r>
      <w:r>
        <w:t>. This, and other studies, have demonstrated that increases in human population density can predict forest loss</w:t>
      </w:r>
      <w:r w:rsidR="00A2445E">
        <w:t xml:space="preserve"> </w:t>
      </w:r>
      <w:r w:rsidR="00A2445E">
        <w:fldChar w:fldCharType="begin"/>
      </w:r>
      <w:r w:rsidR="00A2445E">
        <w:instrText xml:space="preserve"> ADDIN ZOTERO_ITEM CSL_CITATION {"citationID":"dWLNecCs","properties":{"formattedCitation":"(Dasgupta et al. 2005; Krishnadas et al. 2018)","plainCitation":"(Dasgupta et al. 2005; Krishnadas et al. 2018)","noteIndex":0},"citationItems":[{"id":2258,"uris":["http://zotero.org/users/2170232/items/GW5M54UX"],"uri":["http://zotero.org/users/2170232/items/GW5M54UX"],"itemData":{"id":2258,"type":"article-journal","abstract":"Summary\nThis paper investigates the poverty–environment nexus at the provincial and district levels in Cambodia, Lao PDR, and Vietnam. The analysis focuses on spatial associations between poverty populations and five environmental problems: deforestation, fragile soils, indoor air pollution, contaminated water, and outdoor air pollution. The results suggest that the nexus is quite different in each country. We conclude that the nexus concept can provide a useful catalyst for country-specific work, but not a general formula for program design. Joint implementation of poverty and environment strategies may be cost effective for some environmental problems, but independent implementation may be preferable in many cases as well.","container-title":"World Development","DOI":"10.1016/j.worlddev.2004.10.003","ISSN":"0305-750X","issue":"4","journalAbbreviation":"World Development","page":"617-638","source":"ScienceDirect","title":"Where is the Poverty–Environment Nexus? Evidence from Cambodia, Lao PDR, and Vietnam","title-short":"Where is the Poverty–Environment Nexus?","volume":"33","author":[{"family":"Dasgupta","given":"Susmita"},{"family":"Deichmann","given":"Uwe"},{"family":"Meisner","given":"Craig"},{"family":"Wheeler","given":"David"}],"issued":{"date-parts":[["2005",4,1]]}}},{"id":1763,"uris":["http://zotero.org/users/2170232/items/HZJ6GEEF"],"uri":["http://zotero.org/users/2170232/items/HZJ6GEEF"],"itemData":{"id":1763,"type":"article-journal","abstract":"Maintaining forest cover is important for Biodiversity Hotspots that support many endangered and endemic species but have lost much of their original forest extent. In developing countries, ongoing economic and demographic growth within Hotspots can alter rates and patterns of deforestation, making it a concern to quantify rates of forest loss and assess landscape-scale correlates of deforestation within Hotspots. Such analyses can help set baselines for future monitoring and provide landscape-scale perspectives to design conservation policy. For the Western Ghats Biodiversity Hotspot in India, we examined correlates of forest loss following rapid economic expansion (post-2000 CE). First, we used open-source remote-sensing data to estimate annual trends in recent forest loss (from 2000 to 2016) for the entire Hotspot. Across the entire Western Ghats, we assessed the relative importance of and interactions among demographic, administrative, and biophysical factors that predicted rates of forest loss—measured as the number of 30 × 30-m pixels of forest lost within randomly selected 1 km2 cells. Protected areas reduced forest loss by 30%, especially when forests were closer to roads (33%) and towns (36%). However, the advantage of protection declined by 32% when local population densities increased, implying that the difference in forest loss between protected and non-protected areas disappears at high local population densities. To check scale-dependency of spatial extent, we repeated the modelling process for two landscape subsets within Western Ghats. In contrast with results for the entire Western Ghats, both focal landscapes showed no difference in deforestation with protection status alone or its interactions with village population density and distance to towns. However, deforestation was 88% lower when forests were protected and farther from roads. Overall, our results indicate that protected areas help retain forest cover within a global Biodiversity Hotspot even with rapid development, but high human population densities and road development can reduce the benefits of protection.","container-title":"Biological Conservation","DOI":"10.1016/j.biocon.2018.04.034","ISSN":"0006-3207","journalAbbreviation":"Biological Conservation","page":"147-155","source":"ScienceDirect","title":"Parks protect forest cover in a tropical biodiversity hotspot, but high human population densities can limit success","volume":"223","author":[{"family":"Krishnadas","given":"Meghna"},{"family":"Agarwala","given":"Meghna"},{"family":"Sridhara","given":"Sachin"},{"family":"Eastwood","given":"Erin"}],"issued":{"date-parts":[["2018",7,1]]}}}],"schema":"https://github.com/citation-style-language/schema/raw/master/csl-citation.json"} </w:instrText>
      </w:r>
      <w:r w:rsidR="00A2445E">
        <w:fldChar w:fldCharType="separate"/>
      </w:r>
      <w:r w:rsidR="00A2445E" w:rsidRPr="00A2445E">
        <w:rPr>
          <w:rFonts w:ascii="Calibri" w:hAnsi="Calibri" w:cs="Calibri"/>
        </w:rPr>
        <w:t>(Dasgupta et al. 2005; Krishnadas et al. 2018)</w:t>
      </w:r>
      <w:r w:rsidR="00A2445E">
        <w:fldChar w:fldCharType="end"/>
      </w:r>
      <w:r w:rsidR="00A2445E">
        <w:t>.</w:t>
      </w:r>
      <w:r>
        <w:t xml:space="preserve"> </w:t>
      </w:r>
      <w:r w:rsidR="00A2445E">
        <w:t>In the context of poor environmental governance</w:t>
      </w:r>
      <w:r>
        <w:t xml:space="preserve"> </w:t>
      </w:r>
      <w:r w:rsidR="00A2445E">
        <w:t>and weak institutions, as</w:t>
      </w:r>
      <w:r w:rsidR="00584F96">
        <w:t xml:space="preserve"> in</w:t>
      </w:r>
      <w:r w:rsidR="00A2445E">
        <w:t xml:space="preserve"> Cambodia </w:t>
      </w:r>
      <w:r w:rsidR="00A2445E">
        <w:fldChar w:fldCharType="begin"/>
      </w:r>
      <w:r w:rsidR="00A2445E">
        <w:instrText xml:space="preserve"> ADDIN ZOTERO_ITEM CSL_CITATION {"citationID":"Hdmfvsrs","properties":{"formattedCitation":"(Riggs et al. 2018)","plainCitation":"(Riggs et al. 2018)","noteIndex":0},"citationItems":[{"id":2893,"uris":["http://zotero.org/users/2170232/items/KKQQZNQG"],"uri":["http://zotero.org/users/2170232/items/KKQQZNQG"],"itemData":{"id":2893,"type":"article-journal","abstract":"Academic inquiry into forest transitions has produced a rich body of literature examining the shift from net deforestation to net reforestation at multiple land use scales. However, researchers, practitioners, and policy analysts question the utility of current forest transition theory. Does it accurately describe and provide insight into strategies to influence patterns of forest change in countries where forest cover continues to decline? Forest transition theory has provided important insights into the ‘necessary but not sufficient’ conditions for countries shifting from net deforestation to net reforestation. To advance forest transition theory, scholars should recognize forests as complex and dynamic social-ecological systems and use analytical methods that accommodate that complexity. Transdisciplinary research that incorporates a broader range of qualitative and quantitative methods and tools is required. We analyzed the historical, social, and political factors influencing forest transition pathways in Cambodia. Cambodia exhibits similar economic pre-conditions to its neighbors, which have passed through a forest transition, yet deforestation rates remain high with no indication of slowing. We found that complex governance arrangements at multiple scales negatively influences Cambodia's forest cover and development trajectory. Attempts to nurture Cambodia's forest transition will require strengthening governance and institutions across all of the natural resource sectors. Further research that incorporates governance into forest transition frameworks is required to improve policy responses for post-transition forest outcomes.","container-title":"Forest Policy and Economics","DOI":"10.1016/j.forpol.2018.08.003","ISSN":"1389-9341","journalAbbreviation":"Forest Policy and Economics","language":"en","page":"19-27","source":"ScienceDirect","title":"Incorporating governance into forest transition frameworks to understand and influence Cambodia's forest landscapes","volume":"96","author":[{"family":"Riggs","given":"Rebecca Anne"},{"family":"Langston","given":"James Douglas"},{"family":"Sayer","given":"Jeffrey"}],"issued":{"date-parts":[["2018",11,1]]}}}],"schema":"https://github.com/citation-style-language/schema/raw/master/csl-citation.json"} </w:instrText>
      </w:r>
      <w:r w:rsidR="00A2445E">
        <w:fldChar w:fldCharType="separate"/>
      </w:r>
      <w:r w:rsidR="00A2445E" w:rsidRPr="00A2445E">
        <w:rPr>
          <w:rFonts w:ascii="Calibri" w:hAnsi="Calibri" w:cs="Calibri"/>
        </w:rPr>
        <w:t>(Riggs et al. 2018)</w:t>
      </w:r>
      <w:r w:rsidR="00A2445E">
        <w:fldChar w:fldCharType="end"/>
      </w:r>
      <w:r w:rsidR="00A2445E">
        <w:t xml:space="preserve">, </w:t>
      </w:r>
      <w:r w:rsidR="00584F96">
        <w:t xml:space="preserve">rural in-migration could continue to drive forest loss. Government settlement and land titling policies need to pre-empt increased migration into rural areas, particularly those with protected areas, and ensure forest loss is minimised. The two most prominent settlement initiatives – social land concessions and Directive 01 – have been widely criticised for poor management and implementation, and both have resulted in the loss of forests inside protected areas </w:t>
      </w:r>
      <w:r w:rsidR="00584F96">
        <w:fldChar w:fldCharType="begin"/>
      </w:r>
      <w:r w:rsidR="00584F96">
        <w:instrText xml:space="preserve"> ADDIN ZOTERO_ITEM CSL_CITATION {"citationID":"9TO0YDmQ","properties":{"formattedCitation":"(Milne 2013; Oldenburg &amp; Neef 2014; Grimsditch &amp; Schoenberger 2015)","plainCitation":"(Milne 2013; Oldenburg &amp; Neef 2014; Grimsditch &amp; Schoenberger 2015)","noteIndex":0},"citationItems":[{"id":2435,"uris":["http://zotero.org/users/2170232/items/EEIR9IDH"],"uri":["http://zotero.org/users/2170232/items/EEIR9IDH"],"itemData":{"id":2435,"type":"article-journal","abstract":"Two opposing land tenure policies are being implemented in upland Cambodia: indigenous communal title, the product of a decade of advocacy for indigenous rights; and Order 01, a dramatic new initiative to provide private individual titles to thousands of farmers living on state public land. This policy conflict has precipitated painful deliberations in Indigenous villages, whereby the merits of inalienable communal title must be weighed against its risks and constraints; and individual titles must be scrutinised for their potential to accelerate alienation and render frontier areas ‘legible’ for government and markets. I examine these issues through the experiences of one village in Mondulkiri, which recently ‘reconciled’ its communal title claim with the new individually motivated reforms. The village exemplifies Cambodia's commodity frontier: it is of mixed Bunong-Khmer ethnicity, and has undergone rapid deforestation and market integration since 2005. Thus, when the individual titling commenced in 2012, the already-fragile communal land claim was abandoned by 25% of its constituents. I explore how this unfolded, revealing powerful moral and racial narratives around Bunong identity and the processes of land fragmentation, commodification and alienation. I also reveal how these processes are enabled by Cambodia's predatory regime, of which Order 01 is an intimate part.","container-title":"Asia Pacific Viewpoint","DOI":"10.1111/apv.12027","ISSN":"1467-8373","issue":"3","language":"en","page":"323-339","source":"Wiley Online Library","title":"Under the leopard's skin: Land commodification and the dilemmas of Indigenous communal title in upland Cambodia","title-short":"Under the leopard's skin","volume":"54","author":[{"family":"Milne","given":"Sarah"}],"issued":{"date-parts":[["2013"]]}}},{"id":2482,"uris":["http://zotero.org/users/2170232/items/RTUUGXI9"],"uri":["http://zotero.org/users/2170232/items/RTUUGXI9"],"itemData":{"id":2482,"type":"article-journal","container-title":"Law and Development Review","issue":"1","journalAbbreviation":"Law &amp; Dev. Rev.","language":"eng","page":"49-78","source":"HeinOnline","title":"Reversing Land Grabs or Aggravating Tenure Insecurity: Competing Perspectives on Economic Land Concessions and Land Titling in Cambodia","title-short":"Reversing Land Grabs or Aggravating Tenure Insecurity","volume":"7","author":[{"family":"Oldenburg","given":"Christoph"},{"family":"Neef","given":"Andreas"}],"issued":{"date-parts":[["2014"]]}}},{"id":1612,"uris":["http://zotero.org/users/2170232/items/3HW4UYHH"],"uri":["http://zotero.org/users/2170232/items/3HW4UYHH"],"itemData":{"id":1612,"type":"report","publisher":"NGO Forum","title":"New actions and existing policies: The implementation and impacts of Order 01","author":[{"family":"Grimsditch","given":"Mark"},{"family":"Schoenberger","given":"Laura"}],"issued":{"date-parts":[["2015"]]}}}],"schema":"https://github.com/citation-style-language/schema/raw/master/csl-citation.json"} </w:instrText>
      </w:r>
      <w:r w:rsidR="00584F96">
        <w:fldChar w:fldCharType="separate"/>
      </w:r>
      <w:r w:rsidR="00584F96" w:rsidRPr="00584F96">
        <w:rPr>
          <w:rFonts w:ascii="Calibri" w:hAnsi="Calibri" w:cs="Calibri"/>
        </w:rPr>
        <w:t>(Milne 2013; Oldenburg &amp; Neef 2014; Grimsditch &amp; Schoenberger 2015</w:t>
      </w:r>
      <w:r w:rsidR="00584F96">
        <w:rPr>
          <w:rFonts w:ascii="Calibri" w:hAnsi="Calibri" w:cs="Calibri"/>
        </w:rPr>
        <w:t>, also see Annex 1</w:t>
      </w:r>
      <w:r w:rsidR="00584F96" w:rsidRPr="00584F96">
        <w:rPr>
          <w:rFonts w:ascii="Calibri" w:hAnsi="Calibri" w:cs="Calibri"/>
        </w:rPr>
        <w:t>)</w:t>
      </w:r>
      <w:r w:rsidR="00584F96">
        <w:fldChar w:fldCharType="end"/>
      </w:r>
      <w:r w:rsidR="00584F96">
        <w:t>.</w:t>
      </w:r>
    </w:p>
    <w:p w14:paraId="028381C9" w14:textId="78686D6E" w:rsidR="00EF0E15" w:rsidRDefault="00EF0E15" w:rsidP="00C15F73">
      <w:r>
        <w:t xml:space="preserve">The cluster analysis placed the provinces Preah Vihear, Stung Treng, and Koh Kong into cluster 5, suggesting that these provinces have socioeconomic conditions similar to the wealthier, more developed provinces such as Siem Reap, and to provinces with extensive agriculture such as Kampong Chhnang. This placement was despite many similarities with the provinces in cluster 1, including being large, rural, and with high forest cover. This clustering suggests that Preah Vihear, Stung Treng, and Koh Kong have made progress in increasing the socioeconomic </w:t>
      </w:r>
      <w:r w:rsidR="00B90674">
        <w:t xml:space="preserve">conditions of the population, without extensive forest loss (median forest loss within cluster 5 is less than for cluster 1). </w:t>
      </w:r>
      <w:r w:rsidR="005B6BA4">
        <w:t xml:space="preserve">These improvements may have been driven by the expansion of economic sectors that do not rely on natural resource extraction or agricultural expansion, or indeed by the growth of nature-friendly sectors, such as ecotourism. </w:t>
      </w:r>
      <w:r w:rsidR="00B90674">
        <w:t>These results warrant further investigation to identify whether there are specific policies, initiatives, economic conditions, or social movements that have improved socioeconomic conditions with minimal deforestation, and which could be replicated in other po</w:t>
      </w:r>
      <w:r w:rsidR="005B6BA4">
        <w:t xml:space="preserve">or, forested provinces. </w:t>
      </w:r>
    </w:p>
    <w:p w14:paraId="35B7EEFA" w14:textId="77777777" w:rsidR="009765E2" w:rsidRDefault="009765E2" w:rsidP="00C15F73">
      <w:pPr>
        <w:rPr>
          <w:b/>
          <w:bCs/>
        </w:rPr>
      </w:pPr>
    </w:p>
    <w:p w14:paraId="7B8A544D" w14:textId="77777777" w:rsidR="009765E2" w:rsidRDefault="009765E2" w:rsidP="00C15F73">
      <w:pPr>
        <w:rPr>
          <w:b/>
          <w:bCs/>
        </w:rPr>
      </w:pPr>
    </w:p>
    <w:p w14:paraId="60C980BC" w14:textId="77777777" w:rsidR="009765E2" w:rsidRDefault="009765E2" w:rsidP="00C15F73">
      <w:pPr>
        <w:rPr>
          <w:b/>
          <w:bCs/>
        </w:rPr>
      </w:pPr>
    </w:p>
    <w:p w14:paraId="534A8A99" w14:textId="77777777" w:rsidR="009765E2" w:rsidRDefault="009765E2" w:rsidP="00C15F73">
      <w:pPr>
        <w:rPr>
          <w:b/>
          <w:bCs/>
        </w:rPr>
      </w:pPr>
    </w:p>
    <w:p w14:paraId="2D3C214F" w14:textId="77777777" w:rsidR="009765E2" w:rsidRDefault="009765E2" w:rsidP="00C15F73">
      <w:pPr>
        <w:rPr>
          <w:b/>
          <w:bCs/>
        </w:rPr>
      </w:pPr>
    </w:p>
    <w:p w14:paraId="2270B3F7" w14:textId="77777777" w:rsidR="009765E2" w:rsidRDefault="009765E2" w:rsidP="00C15F73">
      <w:pPr>
        <w:rPr>
          <w:b/>
          <w:bCs/>
        </w:rPr>
      </w:pPr>
    </w:p>
    <w:p w14:paraId="2C16A4B7" w14:textId="77777777" w:rsidR="009765E2" w:rsidRDefault="009765E2" w:rsidP="00C15F73">
      <w:pPr>
        <w:rPr>
          <w:b/>
          <w:bCs/>
        </w:rPr>
      </w:pPr>
    </w:p>
    <w:p w14:paraId="23751369" w14:textId="77777777" w:rsidR="009765E2" w:rsidRDefault="009765E2" w:rsidP="00C15F73">
      <w:pPr>
        <w:rPr>
          <w:b/>
          <w:bCs/>
        </w:rPr>
      </w:pPr>
    </w:p>
    <w:p w14:paraId="253E25E0" w14:textId="77777777" w:rsidR="009765E2" w:rsidRDefault="009765E2" w:rsidP="00C15F73">
      <w:pPr>
        <w:rPr>
          <w:b/>
          <w:bCs/>
        </w:rPr>
      </w:pPr>
    </w:p>
    <w:p w14:paraId="181B453A" w14:textId="77777777" w:rsidR="009765E2" w:rsidRDefault="009765E2" w:rsidP="00C15F73">
      <w:pPr>
        <w:rPr>
          <w:b/>
          <w:bCs/>
        </w:rPr>
      </w:pPr>
    </w:p>
    <w:p w14:paraId="28BD51AC" w14:textId="77777777" w:rsidR="009765E2" w:rsidRDefault="009765E2" w:rsidP="00C15F73">
      <w:pPr>
        <w:rPr>
          <w:b/>
          <w:bCs/>
        </w:rPr>
      </w:pPr>
    </w:p>
    <w:p w14:paraId="6105E0D8" w14:textId="77777777" w:rsidR="009765E2" w:rsidRDefault="009765E2" w:rsidP="00C15F73">
      <w:pPr>
        <w:rPr>
          <w:b/>
          <w:bCs/>
        </w:rPr>
      </w:pPr>
    </w:p>
    <w:p w14:paraId="581A519C" w14:textId="77777777" w:rsidR="009765E2" w:rsidRDefault="009765E2" w:rsidP="00C15F73">
      <w:pPr>
        <w:rPr>
          <w:b/>
          <w:bCs/>
        </w:rPr>
      </w:pPr>
    </w:p>
    <w:p w14:paraId="2570F4A1" w14:textId="04B9B647" w:rsidR="00EF0E15" w:rsidRDefault="00FA2CE8" w:rsidP="00C15F73">
      <w:pPr>
        <w:rPr>
          <w:b/>
          <w:bCs/>
        </w:rPr>
      </w:pPr>
      <w:r>
        <w:rPr>
          <w:b/>
          <w:bCs/>
        </w:rPr>
        <w:lastRenderedPageBreak/>
        <w:t xml:space="preserve">References </w:t>
      </w:r>
    </w:p>
    <w:p w14:paraId="4EE65098" w14:textId="77777777" w:rsidR="009765E2" w:rsidRPr="009765E2" w:rsidRDefault="009765E2" w:rsidP="009765E2">
      <w:pPr>
        <w:pStyle w:val="Bibliography"/>
        <w:rPr>
          <w:rFonts w:ascii="Calibri" w:hAnsi="Calibri" w:cs="Calibri"/>
        </w:rPr>
      </w:pPr>
      <w:r>
        <w:rPr>
          <w:b/>
          <w:bCs/>
        </w:rPr>
        <w:fldChar w:fldCharType="begin"/>
      </w:r>
      <w:r>
        <w:rPr>
          <w:b/>
          <w:bCs/>
        </w:rPr>
        <w:instrText xml:space="preserve"> ADDIN ZOTERO_BIBL {"uncited":[],"omitted":[],"custom":[]} CSL_BIBLIOGRAPHY </w:instrText>
      </w:r>
      <w:r>
        <w:rPr>
          <w:b/>
          <w:bCs/>
        </w:rPr>
        <w:fldChar w:fldCharType="separate"/>
      </w:r>
      <w:r w:rsidRPr="009765E2">
        <w:rPr>
          <w:rFonts w:ascii="Calibri" w:hAnsi="Calibri" w:cs="Calibri"/>
        </w:rPr>
        <w:t xml:space="preserve">Abdullah SA, Nakagoshi N. 2007. Forest fragmentation and its correlation to human land use change in the state of Selangor, peninsular Malaysia. Forest Ecology and Management </w:t>
      </w:r>
      <w:r w:rsidRPr="009765E2">
        <w:rPr>
          <w:rFonts w:ascii="Calibri" w:hAnsi="Calibri" w:cs="Calibri"/>
          <w:b/>
          <w:bCs/>
        </w:rPr>
        <w:t>241</w:t>
      </w:r>
      <w:r w:rsidRPr="009765E2">
        <w:rPr>
          <w:rFonts w:ascii="Calibri" w:hAnsi="Calibri" w:cs="Calibri"/>
        </w:rPr>
        <w:t>:39–48.</w:t>
      </w:r>
    </w:p>
    <w:p w14:paraId="74AEA3F1" w14:textId="77777777" w:rsidR="009765E2" w:rsidRPr="009765E2" w:rsidRDefault="009765E2" w:rsidP="009765E2">
      <w:pPr>
        <w:pStyle w:val="Bibliography"/>
        <w:rPr>
          <w:rFonts w:ascii="Calibri" w:hAnsi="Calibri" w:cs="Calibri"/>
        </w:rPr>
      </w:pPr>
      <w:r w:rsidRPr="009765E2">
        <w:rPr>
          <w:rFonts w:ascii="Calibri" w:hAnsi="Calibri" w:cs="Calibri"/>
        </w:rPr>
        <w:t>Bartoń K. 2020. MuMIn: Multi-Model Inference. Available from https://rdrr.io/cran/MuMIn/ (accessed April 29, 2021).</w:t>
      </w:r>
    </w:p>
    <w:p w14:paraId="6AD454C0" w14:textId="77777777" w:rsidR="009765E2" w:rsidRPr="009765E2" w:rsidRDefault="009765E2" w:rsidP="009765E2">
      <w:pPr>
        <w:pStyle w:val="Bibliography"/>
        <w:rPr>
          <w:rFonts w:ascii="Calibri" w:hAnsi="Calibri" w:cs="Calibri"/>
        </w:rPr>
      </w:pPr>
      <w:r w:rsidRPr="009765E2">
        <w:rPr>
          <w:rFonts w:ascii="Calibri" w:hAnsi="Calibri" w:cs="Calibri"/>
        </w:rPr>
        <w:t xml:space="preserve">Basse RM, Omrani H, Charif O, Gerber P, Bódis K. 2014. Land use changes modelling using advanced methods: Cellular automata and artificial neural networks. The spatial and explicit representation of land cover dynamics at the cross-border region scale. Applied Geography </w:t>
      </w:r>
      <w:r w:rsidRPr="009765E2">
        <w:rPr>
          <w:rFonts w:ascii="Calibri" w:hAnsi="Calibri" w:cs="Calibri"/>
          <w:b/>
          <w:bCs/>
        </w:rPr>
        <w:t>53</w:t>
      </w:r>
      <w:r w:rsidRPr="009765E2">
        <w:rPr>
          <w:rFonts w:ascii="Calibri" w:hAnsi="Calibri" w:cs="Calibri"/>
        </w:rPr>
        <w:t>:160–171.</w:t>
      </w:r>
    </w:p>
    <w:p w14:paraId="6EC441DC" w14:textId="77777777" w:rsidR="009765E2" w:rsidRPr="009765E2" w:rsidRDefault="009765E2" w:rsidP="009765E2">
      <w:pPr>
        <w:pStyle w:val="Bibliography"/>
        <w:rPr>
          <w:rFonts w:ascii="Calibri" w:hAnsi="Calibri" w:cs="Calibri"/>
        </w:rPr>
      </w:pPr>
      <w:r w:rsidRPr="009765E2">
        <w:rPr>
          <w:rFonts w:ascii="Calibri" w:hAnsi="Calibri" w:cs="Calibri"/>
        </w:rPr>
        <w:t xml:space="preserve">Bernhard KP, Smith TEL, Sabuhoro E, Nyandwi E, Munanura IE. 2021. Effects of integrated conservation–development projects on unauthorized resource use in Volcanoes National Park, Rwanda: a mixed-methods spatio-temporal approach. Oryx </w:t>
      </w:r>
      <w:r w:rsidRPr="009765E2">
        <w:rPr>
          <w:rFonts w:ascii="Calibri" w:hAnsi="Calibri" w:cs="Calibri"/>
          <w:b/>
          <w:bCs/>
        </w:rPr>
        <w:t>55</w:t>
      </w:r>
      <w:r w:rsidRPr="009765E2">
        <w:rPr>
          <w:rFonts w:ascii="Calibri" w:hAnsi="Calibri" w:cs="Calibri"/>
        </w:rPr>
        <w:t>:613–624. Cambridge University Press.</w:t>
      </w:r>
    </w:p>
    <w:p w14:paraId="7A1F755A" w14:textId="77777777" w:rsidR="009765E2" w:rsidRPr="009765E2" w:rsidRDefault="009765E2" w:rsidP="009765E2">
      <w:pPr>
        <w:pStyle w:val="Bibliography"/>
        <w:rPr>
          <w:rFonts w:ascii="Calibri" w:hAnsi="Calibri" w:cs="Calibri"/>
        </w:rPr>
      </w:pPr>
      <w:r w:rsidRPr="009765E2">
        <w:rPr>
          <w:rFonts w:ascii="Calibri" w:hAnsi="Calibri" w:cs="Calibri"/>
        </w:rPr>
        <w:t xml:space="preserve">Bonilla-Bedoya S, Estrella-Bastidas A, Molina JR, Herrera MÁ. 2018. Socioecological system and potential deforestation in Western Amazon forest landscapes. Science of The Total Environment </w:t>
      </w:r>
      <w:r w:rsidRPr="009765E2">
        <w:rPr>
          <w:rFonts w:ascii="Calibri" w:hAnsi="Calibri" w:cs="Calibri"/>
          <w:b/>
          <w:bCs/>
        </w:rPr>
        <w:t>644</w:t>
      </w:r>
      <w:r w:rsidRPr="009765E2">
        <w:rPr>
          <w:rFonts w:ascii="Calibri" w:hAnsi="Calibri" w:cs="Calibri"/>
        </w:rPr>
        <w:t>:1044–1055.</w:t>
      </w:r>
    </w:p>
    <w:p w14:paraId="23E5F535" w14:textId="77777777" w:rsidR="009765E2" w:rsidRPr="009765E2" w:rsidRDefault="009765E2" w:rsidP="009765E2">
      <w:pPr>
        <w:pStyle w:val="Bibliography"/>
        <w:rPr>
          <w:rFonts w:ascii="Calibri" w:hAnsi="Calibri" w:cs="Calibri"/>
        </w:rPr>
      </w:pPr>
      <w:r w:rsidRPr="009765E2">
        <w:rPr>
          <w:rFonts w:ascii="Calibri" w:hAnsi="Calibri" w:cs="Calibri"/>
        </w:rPr>
        <w:t>Borcard D, Gillet F, Legendre P. 2018. Cluster Analysis. Pages 59–150 in Borcard D, Gillet F, Legendre P, editors. Numerical Ecology with R. Springer International Publishing, Cham. Available from https://doi.org/10.1007/978-3-319-71404-2_4 (accessed April 30, 2021).</w:t>
      </w:r>
    </w:p>
    <w:p w14:paraId="47FCC14E" w14:textId="77777777" w:rsidR="009765E2" w:rsidRPr="009765E2" w:rsidRDefault="009765E2" w:rsidP="009765E2">
      <w:pPr>
        <w:pStyle w:val="Bibliography"/>
        <w:rPr>
          <w:rFonts w:ascii="Calibri" w:hAnsi="Calibri" w:cs="Calibri"/>
        </w:rPr>
      </w:pPr>
      <w:r w:rsidRPr="009765E2">
        <w:rPr>
          <w:rFonts w:ascii="Calibri" w:hAnsi="Calibri" w:cs="Calibri"/>
        </w:rPr>
        <w:t>Burnham KP, Anderson DR. 2007. Model Selection and Multimodel Inference: A Practical Information-Theoretic Approach. Springer Science &amp; Business Media.</w:t>
      </w:r>
    </w:p>
    <w:p w14:paraId="46909903" w14:textId="77777777" w:rsidR="009765E2" w:rsidRPr="009765E2" w:rsidRDefault="009765E2" w:rsidP="009765E2">
      <w:pPr>
        <w:pStyle w:val="Bibliography"/>
        <w:rPr>
          <w:rFonts w:ascii="Calibri" w:hAnsi="Calibri" w:cs="Calibri"/>
        </w:rPr>
      </w:pPr>
      <w:r w:rsidRPr="009765E2">
        <w:rPr>
          <w:rFonts w:ascii="Calibri" w:hAnsi="Calibri" w:cs="Calibri"/>
        </w:rPr>
        <w:t xml:space="preserve">Ceddia MG. 2019. The impact of income, land, and wealth inequality on agricultural expansion in Latin America. Proceedings of the National Academy of Sciences </w:t>
      </w:r>
      <w:r w:rsidRPr="009765E2">
        <w:rPr>
          <w:rFonts w:ascii="Calibri" w:hAnsi="Calibri" w:cs="Calibri"/>
          <w:b/>
          <w:bCs/>
        </w:rPr>
        <w:t>116</w:t>
      </w:r>
      <w:r w:rsidRPr="009765E2">
        <w:rPr>
          <w:rFonts w:ascii="Calibri" w:hAnsi="Calibri" w:cs="Calibri"/>
        </w:rPr>
        <w:t>:2527–2532.</w:t>
      </w:r>
    </w:p>
    <w:p w14:paraId="344AF377" w14:textId="77777777" w:rsidR="009765E2" w:rsidRPr="009765E2" w:rsidRDefault="009765E2" w:rsidP="009765E2">
      <w:pPr>
        <w:pStyle w:val="Bibliography"/>
        <w:rPr>
          <w:rFonts w:ascii="Calibri" w:hAnsi="Calibri" w:cs="Calibri"/>
        </w:rPr>
      </w:pPr>
      <w:r w:rsidRPr="009765E2">
        <w:rPr>
          <w:rFonts w:ascii="Calibri" w:hAnsi="Calibri" w:cs="Calibri"/>
        </w:rPr>
        <w:t xml:space="preserve">Ceddia MG, Gunter U, Corriveau-Bourque A. 2015. Land tenure and agricultural expansion in Latin America: The role of Indigenous Peoples’ and local communities’ forest rights. Global Environmental Change </w:t>
      </w:r>
      <w:r w:rsidRPr="009765E2">
        <w:rPr>
          <w:rFonts w:ascii="Calibri" w:hAnsi="Calibri" w:cs="Calibri"/>
          <w:b/>
          <w:bCs/>
        </w:rPr>
        <w:t>35</w:t>
      </w:r>
      <w:r w:rsidRPr="009765E2">
        <w:rPr>
          <w:rFonts w:ascii="Calibri" w:hAnsi="Calibri" w:cs="Calibri"/>
        </w:rPr>
        <w:t>:316–322.</w:t>
      </w:r>
    </w:p>
    <w:p w14:paraId="3A6ADADF" w14:textId="77777777" w:rsidR="009765E2" w:rsidRPr="009765E2" w:rsidRDefault="009765E2" w:rsidP="009765E2">
      <w:pPr>
        <w:pStyle w:val="Bibliography"/>
        <w:rPr>
          <w:rFonts w:ascii="Calibri" w:hAnsi="Calibri" w:cs="Calibri"/>
        </w:rPr>
      </w:pPr>
      <w:r w:rsidRPr="009765E2">
        <w:rPr>
          <w:rFonts w:ascii="Calibri" w:hAnsi="Calibri" w:cs="Calibri"/>
        </w:rPr>
        <w:t xml:space="preserve">Chambers J, Aguila Mejía MD, Ramírez Reátegui R, Sandbrook C. 2020. Why joint conservation and development projects often fail: An in-depth examination in the Peruvian Amazon. Environment and Planning E: Nature and Space </w:t>
      </w:r>
      <w:r w:rsidRPr="009765E2">
        <w:rPr>
          <w:rFonts w:ascii="Calibri" w:hAnsi="Calibri" w:cs="Calibri"/>
          <w:b/>
          <w:bCs/>
        </w:rPr>
        <w:t>3</w:t>
      </w:r>
      <w:r w:rsidRPr="009765E2">
        <w:rPr>
          <w:rFonts w:ascii="Calibri" w:hAnsi="Calibri" w:cs="Calibri"/>
        </w:rPr>
        <w:t>:365–398. SAGE Publications Ltd STM.</w:t>
      </w:r>
    </w:p>
    <w:p w14:paraId="305B7128" w14:textId="77777777" w:rsidR="009765E2" w:rsidRPr="009765E2" w:rsidRDefault="009765E2" w:rsidP="009765E2">
      <w:pPr>
        <w:pStyle w:val="Bibliography"/>
        <w:rPr>
          <w:rFonts w:ascii="Calibri" w:hAnsi="Calibri" w:cs="Calibri"/>
        </w:rPr>
      </w:pPr>
      <w:r w:rsidRPr="009765E2">
        <w:rPr>
          <w:rFonts w:ascii="Calibri" w:hAnsi="Calibri" w:cs="Calibri"/>
        </w:rPr>
        <w:t xml:space="preserve">Culas RJ. 2012. REDD and forest transition: Tunneling through the environmental Kuznets curve. Ecological Economics </w:t>
      </w:r>
      <w:r w:rsidRPr="009765E2">
        <w:rPr>
          <w:rFonts w:ascii="Calibri" w:hAnsi="Calibri" w:cs="Calibri"/>
          <w:b/>
          <w:bCs/>
        </w:rPr>
        <w:t>79</w:t>
      </w:r>
      <w:r w:rsidRPr="009765E2">
        <w:rPr>
          <w:rFonts w:ascii="Calibri" w:hAnsi="Calibri" w:cs="Calibri"/>
        </w:rPr>
        <w:t>:44–51.</w:t>
      </w:r>
    </w:p>
    <w:p w14:paraId="3F10E4B2" w14:textId="77777777" w:rsidR="009765E2" w:rsidRPr="009765E2" w:rsidRDefault="009765E2" w:rsidP="009765E2">
      <w:pPr>
        <w:pStyle w:val="Bibliography"/>
        <w:rPr>
          <w:rFonts w:ascii="Calibri" w:hAnsi="Calibri" w:cs="Calibri"/>
        </w:rPr>
      </w:pPr>
      <w:r w:rsidRPr="009765E2">
        <w:rPr>
          <w:rFonts w:ascii="Calibri" w:hAnsi="Calibri" w:cs="Calibri"/>
        </w:rPr>
        <w:t xml:space="preserve">Dasgupta S, Deichmann U, Meisner C, Wheeler D. 2005. Where is the Poverty–Environment Nexus? Evidence from Cambodia, Lao PDR, and Vietnam. World Development </w:t>
      </w:r>
      <w:r w:rsidRPr="009765E2">
        <w:rPr>
          <w:rFonts w:ascii="Calibri" w:hAnsi="Calibri" w:cs="Calibri"/>
          <w:b/>
          <w:bCs/>
        </w:rPr>
        <w:t>33</w:t>
      </w:r>
      <w:r w:rsidRPr="009765E2">
        <w:rPr>
          <w:rFonts w:ascii="Calibri" w:hAnsi="Calibri" w:cs="Calibri"/>
        </w:rPr>
        <w:t>:617–638.</w:t>
      </w:r>
    </w:p>
    <w:p w14:paraId="0622605A" w14:textId="77777777" w:rsidR="009765E2" w:rsidRPr="009765E2" w:rsidRDefault="009765E2" w:rsidP="009765E2">
      <w:pPr>
        <w:pStyle w:val="Bibliography"/>
        <w:rPr>
          <w:rFonts w:ascii="Calibri" w:hAnsi="Calibri" w:cs="Calibri"/>
        </w:rPr>
      </w:pPr>
      <w:r w:rsidRPr="009765E2">
        <w:rPr>
          <w:rFonts w:ascii="Calibri" w:hAnsi="Calibri" w:cs="Calibri"/>
        </w:rPr>
        <w:t xml:space="preserve">Davis KF, Yu K, Rulli MC, Pichdara L, D’Odorico P. 2015. Accelerated deforestation driven by large-scale land acquisitions in Cambodia. Nature Geoscience </w:t>
      </w:r>
      <w:r w:rsidRPr="009765E2">
        <w:rPr>
          <w:rFonts w:ascii="Calibri" w:hAnsi="Calibri" w:cs="Calibri"/>
          <w:b/>
          <w:bCs/>
        </w:rPr>
        <w:t>8</w:t>
      </w:r>
      <w:r w:rsidRPr="009765E2">
        <w:rPr>
          <w:rFonts w:ascii="Calibri" w:hAnsi="Calibri" w:cs="Calibri"/>
        </w:rPr>
        <w:t>:772–775.</w:t>
      </w:r>
    </w:p>
    <w:p w14:paraId="6FD70E72" w14:textId="77777777" w:rsidR="009765E2" w:rsidRPr="009765E2" w:rsidRDefault="009765E2" w:rsidP="009765E2">
      <w:pPr>
        <w:pStyle w:val="Bibliography"/>
        <w:rPr>
          <w:rFonts w:ascii="Calibri" w:hAnsi="Calibri" w:cs="Calibri"/>
        </w:rPr>
      </w:pPr>
      <w:r w:rsidRPr="009765E2">
        <w:rPr>
          <w:rFonts w:ascii="Calibri" w:hAnsi="Calibri" w:cs="Calibri"/>
        </w:rPr>
        <w:t>Eliste P, Zorya S. 2015. Cambodian agriculture in transition: Opportunities and risks. World Bank Group, Washington DC, USA. Available from http://documents.worldbank.org/curated/en/805091467993504209/Cambodian-agriculture-in-transition-opportunities-and-risks.</w:t>
      </w:r>
    </w:p>
    <w:p w14:paraId="28521CA2" w14:textId="77777777" w:rsidR="009765E2" w:rsidRPr="009765E2" w:rsidRDefault="009765E2" w:rsidP="009765E2">
      <w:pPr>
        <w:pStyle w:val="Bibliography"/>
        <w:rPr>
          <w:rFonts w:ascii="Calibri" w:hAnsi="Calibri" w:cs="Calibri"/>
        </w:rPr>
      </w:pPr>
      <w:r w:rsidRPr="009765E2">
        <w:rPr>
          <w:rFonts w:ascii="Calibri" w:hAnsi="Calibri" w:cs="Calibri"/>
        </w:rPr>
        <w:t xml:space="preserve">Estoque RC, Ooba M, Avitabile V, Hijioka Y, DasGupta R, Togawa T, Murayama Y. 2019. The future of Southeast Asia’s forests. Nature Communications </w:t>
      </w:r>
      <w:r w:rsidRPr="009765E2">
        <w:rPr>
          <w:rFonts w:ascii="Calibri" w:hAnsi="Calibri" w:cs="Calibri"/>
          <w:b/>
          <w:bCs/>
        </w:rPr>
        <w:t>10</w:t>
      </w:r>
      <w:r w:rsidRPr="009765E2">
        <w:rPr>
          <w:rFonts w:ascii="Calibri" w:hAnsi="Calibri" w:cs="Calibri"/>
        </w:rPr>
        <w:t>:1829.</w:t>
      </w:r>
    </w:p>
    <w:p w14:paraId="71213802" w14:textId="77777777" w:rsidR="009765E2" w:rsidRPr="009765E2" w:rsidRDefault="009765E2" w:rsidP="009765E2">
      <w:pPr>
        <w:pStyle w:val="Bibliography"/>
        <w:rPr>
          <w:rFonts w:ascii="Calibri" w:hAnsi="Calibri" w:cs="Calibri"/>
        </w:rPr>
      </w:pPr>
      <w:r w:rsidRPr="009765E2">
        <w:rPr>
          <w:rFonts w:ascii="Calibri" w:hAnsi="Calibri" w:cs="Calibri"/>
        </w:rPr>
        <w:t>Evans T, O’Kelly H, Men S, Nut M, Pet P, Pheakdey P, Pollard E. 2013. Seima Protection Forest. Pages 157–185 Evidence-based conservation: Lessons from the Lower Mekong. Routledge, London, UK.</w:t>
      </w:r>
    </w:p>
    <w:p w14:paraId="226E97AB" w14:textId="77777777" w:rsidR="009765E2" w:rsidRPr="009765E2" w:rsidRDefault="009765E2" w:rsidP="009765E2">
      <w:pPr>
        <w:pStyle w:val="Bibliography"/>
        <w:rPr>
          <w:rFonts w:ascii="Calibri" w:hAnsi="Calibri" w:cs="Calibri"/>
        </w:rPr>
      </w:pPr>
      <w:r w:rsidRPr="009765E2">
        <w:rPr>
          <w:rFonts w:ascii="Calibri" w:hAnsi="Calibri" w:cs="Calibri"/>
        </w:rPr>
        <w:t xml:space="preserve">Fox J, Vogler JB. 2005. Land-Use and Land-Cover Change in Montane Mainland Southeast Asia. Environmental Management </w:t>
      </w:r>
      <w:r w:rsidRPr="009765E2">
        <w:rPr>
          <w:rFonts w:ascii="Calibri" w:hAnsi="Calibri" w:cs="Calibri"/>
          <w:b/>
          <w:bCs/>
        </w:rPr>
        <w:t>36</w:t>
      </w:r>
      <w:r w:rsidRPr="009765E2">
        <w:rPr>
          <w:rFonts w:ascii="Calibri" w:hAnsi="Calibri" w:cs="Calibri"/>
        </w:rPr>
        <w:t>:394–403.</w:t>
      </w:r>
    </w:p>
    <w:p w14:paraId="07BD472D" w14:textId="77777777" w:rsidR="009765E2" w:rsidRPr="009765E2" w:rsidRDefault="009765E2" w:rsidP="009765E2">
      <w:pPr>
        <w:pStyle w:val="Bibliography"/>
        <w:rPr>
          <w:rFonts w:ascii="Calibri" w:hAnsi="Calibri" w:cs="Calibri"/>
        </w:rPr>
      </w:pPr>
      <w:r w:rsidRPr="009765E2">
        <w:rPr>
          <w:rFonts w:ascii="Calibri" w:hAnsi="Calibri" w:cs="Calibri"/>
        </w:rPr>
        <w:t xml:space="preserve">Frewer T, Chan S. 2014. GIS and the ‘Usual Suspects’-[Mis]understanding Land Use Change in Cambodia. Human Ecology </w:t>
      </w:r>
      <w:r w:rsidRPr="009765E2">
        <w:rPr>
          <w:rFonts w:ascii="Calibri" w:hAnsi="Calibri" w:cs="Calibri"/>
          <w:b/>
          <w:bCs/>
        </w:rPr>
        <w:t>42</w:t>
      </w:r>
      <w:r w:rsidRPr="009765E2">
        <w:rPr>
          <w:rFonts w:ascii="Calibri" w:hAnsi="Calibri" w:cs="Calibri"/>
        </w:rPr>
        <w:t>:267–281.</w:t>
      </w:r>
    </w:p>
    <w:p w14:paraId="03604AD7" w14:textId="77777777" w:rsidR="009765E2" w:rsidRPr="009765E2" w:rsidRDefault="009765E2" w:rsidP="009765E2">
      <w:pPr>
        <w:pStyle w:val="Bibliography"/>
        <w:rPr>
          <w:rFonts w:ascii="Calibri" w:hAnsi="Calibri" w:cs="Calibri"/>
        </w:rPr>
      </w:pPr>
      <w:r w:rsidRPr="009765E2">
        <w:rPr>
          <w:rFonts w:ascii="Calibri" w:hAnsi="Calibri" w:cs="Calibri"/>
        </w:rPr>
        <w:t xml:space="preserve">Gatto M, Wollni M, Qaim M. 2015. Oil palm boom and land-use dynamics in Indonesia: The role of policies and socioeconomic factors. Land Use Policy </w:t>
      </w:r>
      <w:r w:rsidRPr="009765E2">
        <w:rPr>
          <w:rFonts w:ascii="Calibri" w:hAnsi="Calibri" w:cs="Calibri"/>
          <w:b/>
          <w:bCs/>
        </w:rPr>
        <w:t>46</w:t>
      </w:r>
      <w:r w:rsidRPr="009765E2">
        <w:rPr>
          <w:rFonts w:ascii="Calibri" w:hAnsi="Calibri" w:cs="Calibri"/>
        </w:rPr>
        <w:t>:292–303.</w:t>
      </w:r>
    </w:p>
    <w:p w14:paraId="2023C424" w14:textId="77777777" w:rsidR="009765E2" w:rsidRPr="009765E2" w:rsidRDefault="009765E2" w:rsidP="009765E2">
      <w:pPr>
        <w:pStyle w:val="Bibliography"/>
        <w:rPr>
          <w:rFonts w:ascii="Calibri" w:hAnsi="Calibri" w:cs="Calibri"/>
        </w:rPr>
      </w:pPr>
      <w:r w:rsidRPr="009765E2">
        <w:rPr>
          <w:rFonts w:ascii="Calibri" w:hAnsi="Calibri" w:cs="Calibri"/>
        </w:rPr>
        <w:lastRenderedPageBreak/>
        <w:t xml:space="preserve">Gaughan AE, Binford MW, Southworth J. 2009. Tourism, forest conversion, and land transformations in the Angkor basin, Cambodia. Applied Geography </w:t>
      </w:r>
      <w:r w:rsidRPr="009765E2">
        <w:rPr>
          <w:rFonts w:ascii="Calibri" w:hAnsi="Calibri" w:cs="Calibri"/>
          <w:b/>
          <w:bCs/>
        </w:rPr>
        <w:t>29</w:t>
      </w:r>
      <w:r w:rsidRPr="009765E2">
        <w:rPr>
          <w:rFonts w:ascii="Calibri" w:hAnsi="Calibri" w:cs="Calibri"/>
        </w:rPr>
        <w:t>:212–223.</w:t>
      </w:r>
    </w:p>
    <w:p w14:paraId="17286F19" w14:textId="77777777" w:rsidR="009765E2" w:rsidRPr="009765E2" w:rsidRDefault="009765E2" w:rsidP="009765E2">
      <w:pPr>
        <w:pStyle w:val="Bibliography"/>
        <w:rPr>
          <w:rFonts w:ascii="Calibri" w:hAnsi="Calibri" w:cs="Calibri"/>
        </w:rPr>
      </w:pPr>
      <w:r w:rsidRPr="009765E2">
        <w:rPr>
          <w:rFonts w:ascii="Calibri" w:hAnsi="Calibri" w:cs="Calibri"/>
        </w:rPr>
        <w:t xml:space="preserve">Geist H, Lambin E. 2003. Is poverty the cause of tropical deforestation? The International Forestry Review </w:t>
      </w:r>
      <w:r w:rsidRPr="009765E2">
        <w:rPr>
          <w:rFonts w:ascii="Calibri" w:hAnsi="Calibri" w:cs="Calibri"/>
          <w:b/>
          <w:bCs/>
        </w:rPr>
        <w:t>5</w:t>
      </w:r>
      <w:r w:rsidRPr="009765E2">
        <w:rPr>
          <w:rFonts w:ascii="Calibri" w:hAnsi="Calibri" w:cs="Calibri"/>
        </w:rPr>
        <w:t>:64–67. Commonwealth Forestry Association.</w:t>
      </w:r>
    </w:p>
    <w:p w14:paraId="053AD9A4" w14:textId="77777777" w:rsidR="009765E2" w:rsidRPr="009765E2" w:rsidRDefault="009765E2" w:rsidP="009765E2">
      <w:pPr>
        <w:pStyle w:val="Bibliography"/>
        <w:rPr>
          <w:rFonts w:ascii="Calibri" w:hAnsi="Calibri" w:cs="Calibri"/>
        </w:rPr>
      </w:pPr>
      <w:r w:rsidRPr="009765E2">
        <w:rPr>
          <w:rFonts w:ascii="Calibri" w:hAnsi="Calibri" w:cs="Calibri"/>
        </w:rPr>
        <w:t xml:space="preserve">Geist HJ, Lambin EF. 2002. Proximate Causes and Underlying Driving Forces of Tropical DeforestationTropical forests are disappearing as the result of many pressures, both local and regional, acting in various combinations in different geographical locations. BioScience </w:t>
      </w:r>
      <w:r w:rsidRPr="009765E2">
        <w:rPr>
          <w:rFonts w:ascii="Calibri" w:hAnsi="Calibri" w:cs="Calibri"/>
          <w:b/>
          <w:bCs/>
        </w:rPr>
        <w:t>52</w:t>
      </w:r>
      <w:r w:rsidRPr="009765E2">
        <w:rPr>
          <w:rFonts w:ascii="Calibri" w:hAnsi="Calibri" w:cs="Calibri"/>
        </w:rPr>
        <w:t>:143–150.</w:t>
      </w:r>
    </w:p>
    <w:p w14:paraId="3DBC2DF6" w14:textId="77777777" w:rsidR="009765E2" w:rsidRPr="009765E2" w:rsidRDefault="009765E2" w:rsidP="009765E2">
      <w:pPr>
        <w:pStyle w:val="Bibliography"/>
        <w:rPr>
          <w:rFonts w:ascii="Calibri" w:hAnsi="Calibri" w:cs="Calibri"/>
        </w:rPr>
      </w:pPr>
      <w:r w:rsidRPr="009765E2">
        <w:rPr>
          <w:rFonts w:ascii="Calibri" w:hAnsi="Calibri" w:cs="Calibri"/>
        </w:rPr>
        <w:t>Global Witness. 2013. Rubber Barons: How Vietnamese companies and international financiers are driving a land grabbing crisis in Cambodia and Laos. Global Witness. Available from https://www.globalwitness.org/en-gb/campaigns/land-deals/rubberbarons/.</w:t>
      </w:r>
    </w:p>
    <w:p w14:paraId="773C17D9" w14:textId="77777777" w:rsidR="009765E2" w:rsidRPr="009765E2" w:rsidRDefault="009765E2" w:rsidP="009765E2">
      <w:pPr>
        <w:pStyle w:val="Bibliography"/>
        <w:rPr>
          <w:rFonts w:ascii="Calibri" w:hAnsi="Calibri" w:cs="Calibri"/>
        </w:rPr>
      </w:pPr>
      <w:r w:rsidRPr="009765E2">
        <w:rPr>
          <w:rFonts w:ascii="Calibri" w:hAnsi="Calibri" w:cs="Calibri"/>
        </w:rPr>
        <w:t xml:space="preserve">Gong C, Yu S, Joesting H, Chen J. 2013. Determining socioeconomic drivers of urban forest fragmentation with historical remote sensing images. Landscape and Urban Planning </w:t>
      </w:r>
      <w:r w:rsidRPr="009765E2">
        <w:rPr>
          <w:rFonts w:ascii="Calibri" w:hAnsi="Calibri" w:cs="Calibri"/>
          <w:b/>
          <w:bCs/>
        </w:rPr>
        <w:t>117</w:t>
      </w:r>
      <w:r w:rsidRPr="009765E2">
        <w:rPr>
          <w:rFonts w:ascii="Calibri" w:hAnsi="Calibri" w:cs="Calibri"/>
        </w:rPr>
        <w:t>:57–65.</w:t>
      </w:r>
    </w:p>
    <w:p w14:paraId="576BC5BC" w14:textId="77777777" w:rsidR="009765E2" w:rsidRPr="009765E2" w:rsidRDefault="009765E2" w:rsidP="009765E2">
      <w:pPr>
        <w:pStyle w:val="Bibliography"/>
        <w:rPr>
          <w:rFonts w:ascii="Calibri" w:hAnsi="Calibri" w:cs="Calibri"/>
        </w:rPr>
      </w:pPr>
      <w:r w:rsidRPr="009765E2">
        <w:rPr>
          <w:rFonts w:ascii="Calibri" w:hAnsi="Calibri" w:cs="Calibri"/>
        </w:rPr>
        <w:t xml:space="preserve">Gray TNE, Prum S, Pin C, Phan C. 2012. Distance sampling reveals Cambodia’s Eastern Plains Landscape supports the largest global population of the Endangered banteng Bos javanicus. Oryx </w:t>
      </w:r>
      <w:r w:rsidRPr="009765E2">
        <w:rPr>
          <w:rFonts w:ascii="Calibri" w:hAnsi="Calibri" w:cs="Calibri"/>
          <w:b/>
          <w:bCs/>
        </w:rPr>
        <w:t>46</w:t>
      </w:r>
      <w:r w:rsidRPr="009765E2">
        <w:rPr>
          <w:rFonts w:ascii="Calibri" w:hAnsi="Calibri" w:cs="Calibri"/>
        </w:rPr>
        <w:t>:563–566.</w:t>
      </w:r>
    </w:p>
    <w:p w14:paraId="5C8D9855" w14:textId="77777777" w:rsidR="009765E2" w:rsidRPr="009765E2" w:rsidRDefault="009765E2" w:rsidP="009765E2">
      <w:pPr>
        <w:pStyle w:val="Bibliography"/>
        <w:rPr>
          <w:rFonts w:ascii="Calibri" w:hAnsi="Calibri" w:cs="Calibri"/>
        </w:rPr>
      </w:pPr>
      <w:r w:rsidRPr="009765E2">
        <w:rPr>
          <w:rFonts w:ascii="Calibri" w:hAnsi="Calibri" w:cs="Calibri"/>
        </w:rPr>
        <w:t>Griffin O, Nuttall M. 2020. Status of Key Speceis in Keo Seima Wildlife Sanctuary 2010-2020. Status report. Wildlife Conservation Society, Phnom Penh, Cambodia. Available from https://doi.org/10.19121/2020.Report.38511.</w:t>
      </w:r>
    </w:p>
    <w:p w14:paraId="3F19E951" w14:textId="77777777" w:rsidR="009765E2" w:rsidRPr="009765E2" w:rsidRDefault="009765E2" w:rsidP="009765E2">
      <w:pPr>
        <w:pStyle w:val="Bibliography"/>
        <w:rPr>
          <w:rFonts w:ascii="Calibri" w:hAnsi="Calibri" w:cs="Calibri"/>
        </w:rPr>
      </w:pPr>
      <w:r w:rsidRPr="009765E2">
        <w:rPr>
          <w:rFonts w:ascii="Calibri" w:hAnsi="Calibri" w:cs="Calibri"/>
        </w:rPr>
        <w:t>Grimsditch M, Schoenberger L. 2015. New actions and existing policies: The implementation and impacts of Order 01. NGO Forum.</w:t>
      </w:r>
    </w:p>
    <w:p w14:paraId="6018AC9A" w14:textId="77777777" w:rsidR="009765E2" w:rsidRPr="009765E2" w:rsidRDefault="009765E2" w:rsidP="009765E2">
      <w:pPr>
        <w:pStyle w:val="Bibliography"/>
        <w:rPr>
          <w:rFonts w:ascii="Calibri" w:hAnsi="Calibri" w:cs="Calibri"/>
        </w:rPr>
      </w:pPr>
      <w:r w:rsidRPr="009765E2">
        <w:rPr>
          <w:rFonts w:ascii="Calibri" w:hAnsi="Calibri" w:cs="Calibri"/>
        </w:rPr>
        <w:t xml:space="preserve">Grogan K, Pflugmacher D, Hostert P, Kennedy R, Fensholt R. 2015. Cross-border forest disturbance and the role of natural rubber in mainland Southeast Asia using annual Landsat time series. Remote Sensing of Environment </w:t>
      </w:r>
      <w:r w:rsidRPr="009765E2">
        <w:rPr>
          <w:rFonts w:ascii="Calibri" w:hAnsi="Calibri" w:cs="Calibri"/>
          <w:b/>
          <w:bCs/>
        </w:rPr>
        <w:t>169</w:t>
      </w:r>
      <w:r w:rsidRPr="009765E2">
        <w:rPr>
          <w:rFonts w:ascii="Calibri" w:hAnsi="Calibri" w:cs="Calibri"/>
        </w:rPr>
        <w:t>:438–453.</w:t>
      </w:r>
    </w:p>
    <w:p w14:paraId="2DA28A88" w14:textId="77777777" w:rsidR="009765E2" w:rsidRPr="009765E2" w:rsidRDefault="009765E2" w:rsidP="009765E2">
      <w:pPr>
        <w:pStyle w:val="Bibliography"/>
        <w:rPr>
          <w:rFonts w:ascii="Calibri" w:hAnsi="Calibri" w:cs="Calibri"/>
        </w:rPr>
      </w:pPr>
      <w:r w:rsidRPr="009765E2">
        <w:rPr>
          <w:rFonts w:ascii="Calibri" w:hAnsi="Calibri" w:cs="Calibri"/>
        </w:rPr>
        <w:t>Hammer P. 2008. Living on the Margins: Minorities and Borderlines in Cambodia and Southeast Asia. Centre for Khmer Studies, Siem Reap, Cambodia. Available from www.khmerstudies.org.</w:t>
      </w:r>
    </w:p>
    <w:p w14:paraId="4FA93D2D" w14:textId="77777777" w:rsidR="009765E2" w:rsidRPr="009765E2" w:rsidRDefault="009765E2" w:rsidP="009765E2">
      <w:pPr>
        <w:pStyle w:val="Bibliography"/>
        <w:rPr>
          <w:rFonts w:ascii="Calibri" w:hAnsi="Calibri" w:cs="Calibri"/>
        </w:rPr>
      </w:pPr>
      <w:r w:rsidRPr="009765E2">
        <w:rPr>
          <w:rFonts w:ascii="Calibri" w:hAnsi="Calibri" w:cs="Calibri"/>
        </w:rPr>
        <w:t xml:space="preserve">Harrison XA, Donaldson L, Correa-Cano ME, Evans J, Fisher DN, Goodwin CED, Robinson BS, Hodgson DJ, Inger R. 2018. A brief introduction to mixed effects modelling and multi-model inference in ecology. PeerJ </w:t>
      </w:r>
      <w:r w:rsidRPr="009765E2">
        <w:rPr>
          <w:rFonts w:ascii="Calibri" w:hAnsi="Calibri" w:cs="Calibri"/>
          <w:b/>
          <w:bCs/>
        </w:rPr>
        <w:t>6</w:t>
      </w:r>
      <w:r w:rsidRPr="009765E2">
        <w:rPr>
          <w:rFonts w:ascii="Calibri" w:hAnsi="Calibri" w:cs="Calibri"/>
        </w:rPr>
        <w:t>:e4794.</w:t>
      </w:r>
    </w:p>
    <w:p w14:paraId="2A9CC2E9" w14:textId="77777777" w:rsidR="009765E2" w:rsidRPr="009765E2" w:rsidRDefault="009765E2" w:rsidP="009765E2">
      <w:pPr>
        <w:pStyle w:val="Bibliography"/>
        <w:rPr>
          <w:rFonts w:ascii="Calibri" w:hAnsi="Calibri" w:cs="Calibri"/>
        </w:rPr>
      </w:pPr>
      <w:r w:rsidRPr="009765E2">
        <w:rPr>
          <w:rFonts w:ascii="Calibri" w:hAnsi="Calibri" w:cs="Calibri"/>
        </w:rPr>
        <w:t xml:space="preserve">Hought J, Birch-Thomsen T, Petersen J, de Neergaard A, Oelofse M. 2012. Biofuels, land use change and smallholder livelihoods: A case study from Banteay Chhmar, Cambodia. Applied Geography </w:t>
      </w:r>
      <w:r w:rsidRPr="009765E2">
        <w:rPr>
          <w:rFonts w:ascii="Calibri" w:hAnsi="Calibri" w:cs="Calibri"/>
          <w:b/>
          <w:bCs/>
        </w:rPr>
        <w:t>34</w:t>
      </w:r>
      <w:r w:rsidRPr="009765E2">
        <w:rPr>
          <w:rFonts w:ascii="Calibri" w:hAnsi="Calibri" w:cs="Calibri"/>
        </w:rPr>
        <w:t>:525–532.</w:t>
      </w:r>
    </w:p>
    <w:p w14:paraId="5AEE3D22" w14:textId="77777777" w:rsidR="009765E2" w:rsidRPr="009765E2" w:rsidRDefault="009765E2" w:rsidP="009765E2">
      <w:pPr>
        <w:pStyle w:val="Bibliography"/>
        <w:rPr>
          <w:rFonts w:ascii="Calibri" w:hAnsi="Calibri" w:cs="Calibri"/>
        </w:rPr>
      </w:pPr>
      <w:r w:rsidRPr="009765E2">
        <w:rPr>
          <w:rFonts w:ascii="Calibri" w:hAnsi="Calibri" w:cs="Calibri"/>
        </w:rPr>
        <w:t>Hughes C, Un K. 2011. Cambodia’s Economic Transformation. 49, NIAS Studies in Asian Topic. Nordic Institute of Asian Studies, Leifsgade 33, DK-2300 Copenhagen S, Denmark.</w:t>
      </w:r>
    </w:p>
    <w:p w14:paraId="00AC2F0D" w14:textId="77777777" w:rsidR="009765E2" w:rsidRPr="009765E2" w:rsidRDefault="009765E2" w:rsidP="009765E2">
      <w:pPr>
        <w:pStyle w:val="Bibliography"/>
        <w:rPr>
          <w:rFonts w:ascii="Calibri" w:hAnsi="Calibri" w:cs="Calibri"/>
        </w:rPr>
      </w:pPr>
      <w:r w:rsidRPr="009765E2">
        <w:rPr>
          <w:rFonts w:ascii="Calibri" w:hAnsi="Calibri" w:cs="Calibri"/>
        </w:rPr>
        <w:t>Ironside J. 2008. Development - In Whose Name? Cambodia’s Economic Development and its Indigneous Communities - From Self-Reliance to Uncertainty. Pages 91–128 Living in margins: Minorities and boderlines in Cambodia and Southeast Asia. Centre for Khmer Studies, Siem Reap, Cambodia. Available from www.khmerstudies.org.</w:t>
      </w:r>
    </w:p>
    <w:p w14:paraId="6895B633" w14:textId="77777777" w:rsidR="009765E2" w:rsidRPr="009765E2" w:rsidRDefault="009765E2" w:rsidP="009765E2">
      <w:pPr>
        <w:pStyle w:val="Bibliography"/>
        <w:rPr>
          <w:rFonts w:ascii="Calibri" w:hAnsi="Calibri" w:cs="Calibri"/>
        </w:rPr>
      </w:pPr>
      <w:r w:rsidRPr="009765E2">
        <w:rPr>
          <w:rFonts w:ascii="Calibri" w:hAnsi="Calibri" w:cs="Calibri"/>
        </w:rPr>
        <w:t xml:space="preserve">Khuc QV, Tran BQ, Meyfroidt P, Paschke MW. 2018. Drivers of deforestation and forest degradation in Vietnam: An exploratory analysis at the national level. Forest Policy and Economics </w:t>
      </w:r>
      <w:r w:rsidRPr="009765E2">
        <w:rPr>
          <w:rFonts w:ascii="Calibri" w:hAnsi="Calibri" w:cs="Calibri"/>
          <w:b/>
          <w:bCs/>
        </w:rPr>
        <w:t>90</w:t>
      </w:r>
      <w:r w:rsidRPr="009765E2">
        <w:rPr>
          <w:rFonts w:ascii="Calibri" w:hAnsi="Calibri" w:cs="Calibri"/>
        </w:rPr>
        <w:t>:128–141.</w:t>
      </w:r>
    </w:p>
    <w:p w14:paraId="527BB05F" w14:textId="77777777" w:rsidR="009765E2" w:rsidRPr="009765E2" w:rsidRDefault="009765E2" w:rsidP="009765E2">
      <w:pPr>
        <w:pStyle w:val="Bibliography"/>
        <w:rPr>
          <w:rFonts w:ascii="Calibri" w:hAnsi="Calibri" w:cs="Calibri"/>
        </w:rPr>
      </w:pPr>
      <w:r w:rsidRPr="009765E2">
        <w:rPr>
          <w:rFonts w:ascii="Calibri" w:hAnsi="Calibri" w:cs="Calibri"/>
        </w:rPr>
        <w:t xml:space="preserve">Kong R, Diepart J-C, Castella J-C, Lestrelin G, Tivet F, Belmain E, Bégué A. 2019. Understanding the drivers of deforestation and agricultural transformations in the Northwestern uplands of Cambodia. Applied Geography </w:t>
      </w:r>
      <w:r w:rsidRPr="009765E2">
        <w:rPr>
          <w:rFonts w:ascii="Calibri" w:hAnsi="Calibri" w:cs="Calibri"/>
          <w:b/>
          <w:bCs/>
        </w:rPr>
        <w:t>102</w:t>
      </w:r>
      <w:r w:rsidRPr="009765E2">
        <w:rPr>
          <w:rFonts w:ascii="Calibri" w:hAnsi="Calibri" w:cs="Calibri"/>
        </w:rPr>
        <w:t>:84–98.</w:t>
      </w:r>
    </w:p>
    <w:p w14:paraId="6E2A1CC0" w14:textId="77777777" w:rsidR="009765E2" w:rsidRPr="009765E2" w:rsidRDefault="009765E2" w:rsidP="009765E2">
      <w:pPr>
        <w:pStyle w:val="Bibliography"/>
        <w:rPr>
          <w:rFonts w:ascii="Calibri" w:hAnsi="Calibri" w:cs="Calibri"/>
        </w:rPr>
      </w:pPr>
      <w:r w:rsidRPr="009765E2">
        <w:rPr>
          <w:rFonts w:ascii="Calibri" w:hAnsi="Calibri" w:cs="Calibri"/>
        </w:rPr>
        <w:t xml:space="preserve">Krishnadas M, Agarwala M, Sridhara S, Eastwood E. 2018. Parks protect forest cover in a tropical biodiversity hotspot, but high human population densities can limit success. Biological Conservation </w:t>
      </w:r>
      <w:r w:rsidRPr="009765E2">
        <w:rPr>
          <w:rFonts w:ascii="Calibri" w:hAnsi="Calibri" w:cs="Calibri"/>
          <w:b/>
          <w:bCs/>
        </w:rPr>
        <w:t>223</w:t>
      </w:r>
      <w:r w:rsidRPr="009765E2">
        <w:rPr>
          <w:rFonts w:ascii="Calibri" w:hAnsi="Calibri" w:cs="Calibri"/>
        </w:rPr>
        <w:t>:147–155.</w:t>
      </w:r>
    </w:p>
    <w:p w14:paraId="609DF5B2" w14:textId="77777777" w:rsidR="009765E2" w:rsidRPr="009765E2" w:rsidRDefault="009765E2" w:rsidP="009765E2">
      <w:pPr>
        <w:pStyle w:val="Bibliography"/>
        <w:rPr>
          <w:rFonts w:ascii="Calibri" w:hAnsi="Calibri" w:cs="Calibri"/>
        </w:rPr>
      </w:pPr>
      <w:r w:rsidRPr="009765E2">
        <w:rPr>
          <w:rFonts w:ascii="Calibri" w:hAnsi="Calibri" w:cs="Calibri"/>
        </w:rPr>
        <w:t xml:space="preserve">Kristensen SBP, Busck AG, van der Sluis T, Gaube V. 2016. Patterns and drivers of farm-level land use change in selected European rural landscapes. Land Use Policy </w:t>
      </w:r>
      <w:r w:rsidRPr="009765E2">
        <w:rPr>
          <w:rFonts w:ascii="Calibri" w:hAnsi="Calibri" w:cs="Calibri"/>
          <w:b/>
          <w:bCs/>
        </w:rPr>
        <w:t>57</w:t>
      </w:r>
      <w:r w:rsidRPr="009765E2">
        <w:rPr>
          <w:rFonts w:ascii="Calibri" w:hAnsi="Calibri" w:cs="Calibri"/>
        </w:rPr>
        <w:t>:786–799.</w:t>
      </w:r>
    </w:p>
    <w:p w14:paraId="26E7A8EC" w14:textId="77777777" w:rsidR="009765E2" w:rsidRPr="009765E2" w:rsidRDefault="009765E2" w:rsidP="009765E2">
      <w:pPr>
        <w:pStyle w:val="Bibliography"/>
        <w:rPr>
          <w:rFonts w:ascii="Calibri" w:hAnsi="Calibri" w:cs="Calibri"/>
        </w:rPr>
      </w:pPr>
      <w:r w:rsidRPr="009765E2">
        <w:rPr>
          <w:rFonts w:ascii="Calibri" w:hAnsi="Calibri" w:cs="Calibri"/>
        </w:rPr>
        <w:lastRenderedPageBreak/>
        <w:t xml:space="preserve">Liu Y, Feng Y, Zhao Z, Zhang Q, Su S. 2016. Socioeconomic drivers of forest loss and fragmentation: A comparison between different land use planning schemes and policy implications. Land Use Policy </w:t>
      </w:r>
      <w:r w:rsidRPr="009765E2">
        <w:rPr>
          <w:rFonts w:ascii="Calibri" w:hAnsi="Calibri" w:cs="Calibri"/>
          <w:b/>
          <w:bCs/>
        </w:rPr>
        <w:t>54</w:t>
      </w:r>
      <w:r w:rsidRPr="009765E2">
        <w:rPr>
          <w:rFonts w:ascii="Calibri" w:hAnsi="Calibri" w:cs="Calibri"/>
        </w:rPr>
        <w:t>:58–68.</w:t>
      </w:r>
    </w:p>
    <w:p w14:paraId="204837DC" w14:textId="77777777" w:rsidR="009765E2" w:rsidRPr="009765E2" w:rsidRDefault="009765E2" w:rsidP="009765E2">
      <w:pPr>
        <w:pStyle w:val="Bibliography"/>
        <w:rPr>
          <w:rFonts w:ascii="Calibri" w:hAnsi="Calibri" w:cs="Calibri"/>
        </w:rPr>
      </w:pPr>
      <w:r w:rsidRPr="009765E2">
        <w:rPr>
          <w:rFonts w:ascii="Calibri" w:hAnsi="Calibri" w:cs="Calibri"/>
        </w:rPr>
        <w:t>Lomborg B. 2001. The Skeptical Environmentalist: Measuring the Real State of the World. Cambridge University Press.</w:t>
      </w:r>
    </w:p>
    <w:p w14:paraId="0D93A966" w14:textId="77777777" w:rsidR="009765E2" w:rsidRPr="009765E2" w:rsidRDefault="009765E2" w:rsidP="009765E2">
      <w:pPr>
        <w:pStyle w:val="Bibliography"/>
        <w:rPr>
          <w:rFonts w:ascii="Calibri" w:hAnsi="Calibri" w:cs="Calibri"/>
        </w:rPr>
      </w:pPr>
      <w:r w:rsidRPr="009765E2">
        <w:rPr>
          <w:rFonts w:ascii="Calibri" w:hAnsi="Calibri" w:cs="Calibri"/>
        </w:rPr>
        <w:t xml:space="preserve">Luck GW, Smallbone LT, O’Brien R. 2009. Socio-Economics and Vegetation Change in Urban Ecosystems: Patterns in Space and Time. Ecosystems </w:t>
      </w:r>
      <w:r w:rsidRPr="009765E2">
        <w:rPr>
          <w:rFonts w:ascii="Calibri" w:hAnsi="Calibri" w:cs="Calibri"/>
          <w:b/>
          <w:bCs/>
        </w:rPr>
        <w:t>12</w:t>
      </w:r>
      <w:r w:rsidRPr="009765E2">
        <w:rPr>
          <w:rFonts w:ascii="Calibri" w:hAnsi="Calibri" w:cs="Calibri"/>
        </w:rPr>
        <w:t>:604.</w:t>
      </w:r>
    </w:p>
    <w:p w14:paraId="74D6638D" w14:textId="77777777" w:rsidR="009765E2" w:rsidRPr="009765E2" w:rsidRDefault="009765E2" w:rsidP="009765E2">
      <w:pPr>
        <w:pStyle w:val="Bibliography"/>
        <w:rPr>
          <w:rFonts w:ascii="Calibri" w:hAnsi="Calibri" w:cs="Calibri"/>
        </w:rPr>
      </w:pPr>
      <w:r w:rsidRPr="009765E2">
        <w:rPr>
          <w:rFonts w:ascii="Calibri" w:hAnsi="Calibri" w:cs="Calibri"/>
        </w:rPr>
        <w:t xml:space="preserve">Mannan A et al. 2019. Application of land-use/land cover changes in monitoring and projecting forest biomass carbon loss in Pakistan. Global Ecology and Conservation </w:t>
      </w:r>
      <w:r w:rsidRPr="009765E2">
        <w:rPr>
          <w:rFonts w:ascii="Calibri" w:hAnsi="Calibri" w:cs="Calibri"/>
          <w:b/>
          <w:bCs/>
        </w:rPr>
        <w:t>17</w:t>
      </w:r>
      <w:r w:rsidRPr="009765E2">
        <w:rPr>
          <w:rFonts w:ascii="Calibri" w:hAnsi="Calibri" w:cs="Calibri"/>
        </w:rPr>
        <w:t>:e00535.</w:t>
      </w:r>
    </w:p>
    <w:p w14:paraId="5FB60C96" w14:textId="77777777" w:rsidR="009765E2" w:rsidRPr="009765E2" w:rsidRDefault="009765E2" w:rsidP="009765E2">
      <w:pPr>
        <w:pStyle w:val="Bibliography"/>
        <w:rPr>
          <w:rFonts w:ascii="Calibri" w:hAnsi="Calibri" w:cs="Calibri"/>
        </w:rPr>
      </w:pPr>
      <w:r w:rsidRPr="009765E2">
        <w:rPr>
          <w:rFonts w:ascii="Calibri" w:hAnsi="Calibri" w:cs="Calibri"/>
        </w:rPr>
        <w:t xml:space="preserve">Mena CF, Bilsborrow RE, McClain ME. 2006. Socioeconomic Drivers of Deforestation in the Northern Ecuadorian Amazon. Environmental Management </w:t>
      </w:r>
      <w:r w:rsidRPr="009765E2">
        <w:rPr>
          <w:rFonts w:ascii="Calibri" w:hAnsi="Calibri" w:cs="Calibri"/>
          <w:b/>
          <w:bCs/>
        </w:rPr>
        <w:t>37</w:t>
      </w:r>
      <w:r w:rsidRPr="009765E2">
        <w:rPr>
          <w:rFonts w:ascii="Calibri" w:hAnsi="Calibri" w:cs="Calibri"/>
        </w:rPr>
        <w:t>:802–815.</w:t>
      </w:r>
    </w:p>
    <w:p w14:paraId="660DB3C7" w14:textId="77777777" w:rsidR="009765E2" w:rsidRPr="009765E2" w:rsidRDefault="009765E2" w:rsidP="009765E2">
      <w:pPr>
        <w:pStyle w:val="Bibliography"/>
        <w:rPr>
          <w:rFonts w:ascii="Calibri" w:hAnsi="Calibri" w:cs="Calibri"/>
        </w:rPr>
      </w:pPr>
      <w:r w:rsidRPr="009765E2">
        <w:rPr>
          <w:rFonts w:ascii="Calibri" w:hAnsi="Calibri" w:cs="Calibri"/>
        </w:rPr>
        <w:t xml:space="preserve">Milne S. 2013. Under the leopard’s skin: Land commodification and the dilemmas of Indigenous communal title in upland Cambodia. Asia Pacific Viewpoint </w:t>
      </w:r>
      <w:r w:rsidRPr="009765E2">
        <w:rPr>
          <w:rFonts w:ascii="Calibri" w:hAnsi="Calibri" w:cs="Calibri"/>
          <w:b/>
          <w:bCs/>
        </w:rPr>
        <w:t>54</w:t>
      </w:r>
      <w:r w:rsidRPr="009765E2">
        <w:rPr>
          <w:rFonts w:ascii="Calibri" w:hAnsi="Calibri" w:cs="Calibri"/>
        </w:rPr>
        <w:t>:323–339.</w:t>
      </w:r>
    </w:p>
    <w:p w14:paraId="36B6B89A" w14:textId="77777777" w:rsidR="009765E2" w:rsidRPr="009765E2" w:rsidRDefault="009765E2" w:rsidP="009765E2">
      <w:pPr>
        <w:pStyle w:val="Bibliography"/>
        <w:rPr>
          <w:rFonts w:ascii="Calibri" w:hAnsi="Calibri" w:cs="Calibri"/>
        </w:rPr>
      </w:pPr>
      <w:r w:rsidRPr="009765E2">
        <w:rPr>
          <w:rFonts w:ascii="Calibri" w:hAnsi="Calibri" w:cs="Calibri"/>
        </w:rPr>
        <w:t>Milne S, Mahanty S. 2015. Conservation and Development in Cambodia: Exploring frontiers of change in nature, state and society. Routledge.</w:t>
      </w:r>
    </w:p>
    <w:p w14:paraId="1AD4C796" w14:textId="77777777" w:rsidR="009765E2" w:rsidRPr="009765E2" w:rsidRDefault="009765E2" w:rsidP="009765E2">
      <w:pPr>
        <w:pStyle w:val="Bibliography"/>
        <w:rPr>
          <w:rFonts w:ascii="Calibri" w:hAnsi="Calibri" w:cs="Calibri"/>
        </w:rPr>
      </w:pPr>
      <w:r w:rsidRPr="009765E2">
        <w:rPr>
          <w:rFonts w:ascii="Calibri" w:hAnsi="Calibri" w:cs="Calibri"/>
        </w:rPr>
        <w:t>Nakagawa S, Schielzeth H. 2017. A general and simple method for obtaining R2 from generalized linear mixed-effects models. Methods in Ecology and Evolution:133–142.</w:t>
      </w:r>
    </w:p>
    <w:p w14:paraId="6FF97E96" w14:textId="77777777" w:rsidR="009765E2" w:rsidRPr="009765E2" w:rsidRDefault="009765E2" w:rsidP="009765E2">
      <w:pPr>
        <w:pStyle w:val="Bibliography"/>
        <w:rPr>
          <w:rFonts w:ascii="Calibri" w:hAnsi="Calibri" w:cs="Calibri"/>
        </w:rPr>
      </w:pPr>
      <w:r w:rsidRPr="009765E2">
        <w:rPr>
          <w:rFonts w:ascii="Calibri" w:hAnsi="Calibri" w:cs="Calibri"/>
        </w:rPr>
        <w:t>Neef A, Touch S. 2012. Land Grabbing in Cambodia: Narratives, Mechanisms, Resistance:23.</w:t>
      </w:r>
    </w:p>
    <w:p w14:paraId="517A2A11" w14:textId="77777777" w:rsidR="009765E2" w:rsidRPr="009765E2" w:rsidRDefault="009765E2" w:rsidP="009765E2">
      <w:pPr>
        <w:pStyle w:val="Bibliography"/>
        <w:rPr>
          <w:rFonts w:ascii="Calibri" w:hAnsi="Calibri" w:cs="Calibri"/>
        </w:rPr>
      </w:pPr>
      <w:r w:rsidRPr="009765E2">
        <w:rPr>
          <w:rFonts w:ascii="Calibri" w:hAnsi="Calibri" w:cs="Calibri"/>
        </w:rPr>
        <w:t xml:space="preserve">Nguyen TT, Nguyen LD, Lippe RS, Grote U. 2017. Determinants of Farmers’ Land Use Decision-Making: Comparative Evidence From Thailand and Vietnam. World Development </w:t>
      </w:r>
      <w:r w:rsidRPr="009765E2">
        <w:rPr>
          <w:rFonts w:ascii="Calibri" w:hAnsi="Calibri" w:cs="Calibri"/>
          <w:b/>
          <w:bCs/>
        </w:rPr>
        <w:t>89</w:t>
      </w:r>
      <w:r w:rsidRPr="009765E2">
        <w:rPr>
          <w:rFonts w:ascii="Calibri" w:hAnsi="Calibri" w:cs="Calibri"/>
        </w:rPr>
        <w:t>:199–213.</w:t>
      </w:r>
    </w:p>
    <w:p w14:paraId="56ACA577" w14:textId="77777777" w:rsidR="009765E2" w:rsidRPr="009765E2" w:rsidRDefault="009765E2" w:rsidP="009765E2">
      <w:pPr>
        <w:pStyle w:val="Bibliography"/>
        <w:rPr>
          <w:rFonts w:ascii="Calibri" w:hAnsi="Calibri" w:cs="Calibri"/>
        </w:rPr>
      </w:pPr>
      <w:r w:rsidRPr="009765E2">
        <w:rPr>
          <w:rFonts w:ascii="Calibri" w:hAnsi="Calibri" w:cs="Calibri"/>
        </w:rPr>
        <w:t xml:space="preserve">Nuttall M, Nut M, Ung V, O’kelly H. 2017. Abundance estimates for the endangered Green Peafowl Pavo muticus in Cambodia: identification of a globally important site for conservation. Bird Conservation International </w:t>
      </w:r>
      <w:r w:rsidRPr="009765E2">
        <w:rPr>
          <w:rFonts w:ascii="Calibri" w:hAnsi="Calibri" w:cs="Calibri"/>
          <w:b/>
          <w:bCs/>
        </w:rPr>
        <w:t>27</w:t>
      </w:r>
      <w:r w:rsidRPr="009765E2">
        <w:rPr>
          <w:rFonts w:ascii="Calibri" w:hAnsi="Calibri" w:cs="Calibri"/>
        </w:rPr>
        <w:t>:127–139.</w:t>
      </w:r>
    </w:p>
    <w:p w14:paraId="3854B786" w14:textId="77777777" w:rsidR="009765E2" w:rsidRPr="009765E2" w:rsidRDefault="009765E2" w:rsidP="009765E2">
      <w:pPr>
        <w:pStyle w:val="Bibliography"/>
        <w:rPr>
          <w:rFonts w:ascii="Calibri" w:hAnsi="Calibri" w:cs="Calibri"/>
        </w:rPr>
      </w:pPr>
      <w:r w:rsidRPr="009765E2">
        <w:rPr>
          <w:rFonts w:ascii="Calibri" w:hAnsi="Calibri" w:cs="Calibri"/>
        </w:rPr>
        <w:t xml:space="preserve">Oldenburg C, Neef A. 2014. Reversing Land Grabs or Aggravating Tenure Insecurity: Competing Perspectives on Economic Land Concessions and Land Titling in Cambodia. Law and Development Review </w:t>
      </w:r>
      <w:r w:rsidRPr="009765E2">
        <w:rPr>
          <w:rFonts w:ascii="Calibri" w:hAnsi="Calibri" w:cs="Calibri"/>
          <w:b/>
          <w:bCs/>
        </w:rPr>
        <w:t>7</w:t>
      </w:r>
      <w:r w:rsidRPr="009765E2">
        <w:rPr>
          <w:rFonts w:ascii="Calibri" w:hAnsi="Calibri" w:cs="Calibri"/>
        </w:rPr>
        <w:t>:49–78.</w:t>
      </w:r>
    </w:p>
    <w:p w14:paraId="25115BBC" w14:textId="77777777" w:rsidR="009765E2" w:rsidRPr="009765E2" w:rsidRDefault="009765E2" w:rsidP="009765E2">
      <w:pPr>
        <w:pStyle w:val="Bibliography"/>
        <w:rPr>
          <w:rFonts w:ascii="Calibri" w:hAnsi="Calibri" w:cs="Calibri"/>
        </w:rPr>
      </w:pPr>
      <w:r w:rsidRPr="009765E2">
        <w:rPr>
          <w:rFonts w:ascii="Calibri" w:hAnsi="Calibri" w:cs="Calibri"/>
        </w:rPr>
        <w:t xml:space="preserve">Onojeghuo AO, Blackburn GA. 2011. Forest transition in an ecologically important region: Patterns and causes for landscape dynamics in the Niger Delta. Ecological Indicators </w:t>
      </w:r>
      <w:r w:rsidRPr="009765E2">
        <w:rPr>
          <w:rFonts w:ascii="Calibri" w:hAnsi="Calibri" w:cs="Calibri"/>
          <w:b/>
          <w:bCs/>
        </w:rPr>
        <w:t>11</w:t>
      </w:r>
      <w:r w:rsidRPr="009765E2">
        <w:rPr>
          <w:rFonts w:ascii="Calibri" w:hAnsi="Calibri" w:cs="Calibri"/>
        </w:rPr>
        <w:t>:1437–1446.</w:t>
      </w:r>
    </w:p>
    <w:p w14:paraId="25F8FCC9" w14:textId="77777777" w:rsidR="009765E2" w:rsidRPr="009765E2" w:rsidRDefault="009765E2" w:rsidP="009765E2">
      <w:pPr>
        <w:pStyle w:val="Bibliography"/>
        <w:rPr>
          <w:rFonts w:ascii="Calibri" w:hAnsi="Calibri" w:cs="Calibri"/>
        </w:rPr>
      </w:pPr>
      <w:r w:rsidRPr="009765E2">
        <w:rPr>
          <w:rFonts w:ascii="Calibri" w:hAnsi="Calibri" w:cs="Calibri"/>
        </w:rPr>
        <w:t>Phillips R, Davy D. 2021. Transnational neoliberalism in Asian civil society: Microfinance and poverty in Cambodia. Page Transnational Civil Society in Asia. Routledge.</w:t>
      </w:r>
    </w:p>
    <w:p w14:paraId="5C067B6B" w14:textId="77777777" w:rsidR="009765E2" w:rsidRPr="009765E2" w:rsidRDefault="009765E2" w:rsidP="009765E2">
      <w:pPr>
        <w:pStyle w:val="Bibliography"/>
        <w:rPr>
          <w:rFonts w:ascii="Calibri" w:hAnsi="Calibri" w:cs="Calibri"/>
        </w:rPr>
      </w:pPr>
      <w:r w:rsidRPr="009765E2">
        <w:rPr>
          <w:rFonts w:ascii="Calibri" w:hAnsi="Calibri" w:cs="Calibri"/>
        </w:rPr>
        <w:t>QGIS Geographic Information System. 2020. Open Source Geospatial Foundation Program. Available from http://qgis.osgeo.org.</w:t>
      </w:r>
    </w:p>
    <w:p w14:paraId="7FB98DE3" w14:textId="77777777" w:rsidR="009765E2" w:rsidRPr="009765E2" w:rsidRDefault="009765E2" w:rsidP="009765E2">
      <w:pPr>
        <w:pStyle w:val="Bibliography"/>
        <w:rPr>
          <w:rFonts w:ascii="Calibri" w:hAnsi="Calibri" w:cs="Calibri"/>
        </w:rPr>
      </w:pPr>
      <w:r w:rsidRPr="009765E2">
        <w:rPr>
          <w:rFonts w:ascii="Calibri" w:hAnsi="Calibri" w:cs="Calibri"/>
        </w:rPr>
        <w:t xml:space="preserve">Redo DJ, Grau HR, Aide TM, Clark ML. 2012. Asymmetric forest transition driven by the interaction of socioeconomic development and environmental heterogeneity in Central America. Proceedings of the National Academy of Sciences </w:t>
      </w:r>
      <w:r w:rsidRPr="009765E2">
        <w:rPr>
          <w:rFonts w:ascii="Calibri" w:hAnsi="Calibri" w:cs="Calibri"/>
          <w:b/>
          <w:bCs/>
        </w:rPr>
        <w:t>109</w:t>
      </w:r>
      <w:r w:rsidRPr="009765E2">
        <w:rPr>
          <w:rFonts w:ascii="Calibri" w:hAnsi="Calibri" w:cs="Calibri"/>
        </w:rPr>
        <w:t>:8839–8844. National Academy of Sciences.</w:t>
      </w:r>
    </w:p>
    <w:p w14:paraId="0C852B63" w14:textId="77777777" w:rsidR="009765E2" w:rsidRPr="009765E2" w:rsidRDefault="009765E2" w:rsidP="009765E2">
      <w:pPr>
        <w:pStyle w:val="Bibliography"/>
        <w:rPr>
          <w:rFonts w:ascii="Calibri" w:hAnsi="Calibri" w:cs="Calibri"/>
        </w:rPr>
      </w:pPr>
      <w:r w:rsidRPr="009765E2">
        <w:rPr>
          <w:rFonts w:ascii="Calibri" w:hAnsi="Calibri" w:cs="Calibri"/>
        </w:rPr>
        <w:t xml:space="preserve">Riggs RA, Langston JD, Sayer J. 2018. Incorporating governance into forest transition frameworks to understand and influence Cambodia’s forest landscapes. Forest Policy and Economics </w:t>
      </w:r>
      <w:r w:rsidRPr="009765E2">
        <w:rPr>
          <w:rFonts w:ascii="Calibri" w:hAnsi="Calibri" w:cs="Calibri"/>
          <w:b/>
          <w:bCs/>
        </w:rPr>
        <w:t>96</w:t>
      </w:r>
      <w:r w:rsidRPr="009765E2">
        <w:rPr>
          <w:rFonts w:ascii="Calibri" w:hAnsi="Calibri" w:cs="Calibri"/>
        </w:rPr>
        <w:t>:19–27.</w:t>
      </w:r>
    </w:p>
    <w:p w14:paraId="6BDE3A6C" w14:textId="77777777" w:rsidR="009765E2" w:rsidRPr="009765E2" w:rsidRDefault="009765E2" w:rsidP="009765E2">
      <w:pPr>
        <w:pStyle w:val="Bibliography"/>
        <w:rPr>
          <w:rFonts w:ascii="Calibri" w:hAnsi="Calibri" w:cs="Calibri"/>
        </w:rPr>
      </w:pPr>
      <w:r w:rsidRPr="009765E2">
        <w:rPr>
          <w:rFonts w:ascii="Calibri" w:hAnsi="Calibri" w:cs="Calibri"/>
        </w:rPr>
        <w:t xml:space="preserve">Rowcroft P. 2008. Frontiers of Change: The Reasons Behind Land-use Change in the Mekong Basin. AMBIO: A Journal of the Human Environment </w:t>
      </w:r>
      <w:r w:rsidRPr="009765E2">
        <w:rPr>
          <w:rFonts w:ascii="Calibri" w:hAnsi="Calibri" w:cs="Calibri"/>
          <w:b/>
          <w:bCs/>
        </w:rPr>
        <w:t>37</w:t>
      </w:r>
      <w:r w:rsidRPr="009765E2">
        <w:rPr>
          <w:rFonts w:ascii="Calibri" w:hAnsi="Calibri" w:cs="Calibri"/>
        </w:rPr>
        <w:t>:213–218. Royal Swedish Academy of Sciences.</w:t>
      </w:r>
    </w:p>
    <w:p w14:paraId="477429AF" w14:textId="77777777" w:rsidR="009765E2" w:rsidRPr="009765E2" w:rsidRDefault="009765E2" w:rsidP="009765E2">
      <w:pPr>
        <w:pStyle w:val="Bibliography"/>
        <w:rPr>
          <w:rFonts w:ascii="Calibri" w:hAnsi="Calibri" w:cs="Calibri"/>
        </w:rPr>
      </w:pPr>
      <w:r w:rsidRPr="009765E2">
        <w:rPr>
          <w:rFonts w:ascii="Calibri" w:hAnsi="Calibri" w:cs="Calibri"/>
        </w:rPr>
        <w:t xml:space="preserve">Shrestha S, Shrestha UB, Bawa K. 2018. Socio-economic factors and management regimes as drivers of tree cover change in Nepal. PeerJ </w:t>
      </w:r>
      <w:r w:rsidRPr="009765E2">
        <w:rPr>
          <w:rFonts w:ascii="Calibri" w:hAnsi="Calibri" w:cs="Calibri"/>
          <w:b/>
          <w:bCs/>
        </w:rPr>
        <w:t>6</w:t>
      </w:r>
      <w:r w:rsidRPr="009765E2">
        <w:rPr>
          <w:rFonts w:ascii="Calibri" w:hAnsi="Calibri" w:cs="Calibri"/>
        </w:rPr>
        <w:t>:e4855.</w:t>
      </w:r>
    </w:p>
    <w:p w14:paraId="4E700081" w14:textId="77777777" w:rsidR="009765E2" w:rsidRPr="009765E2" w:rsidRDefault="009765E2" w:rsidP="009765E2">
      <w:pPr>
        <w:pStyle w:val="Bibliography"/>
        <w:rPr>
          <w:rFonts w:ascii="Calibri" w:hAnsi="Calibri" w:cs="Calibri"/>
        </w:rPr>
      </w:pPr>
      <w:r w:rsidRPr="009765E2">
        <w:rPr>
          <w:rFonts w:ascii="Calibri" w:hAnsi="Calibri" w:cs="Calibri"/>
        </w:rPr>
        <w:t>Solcomb M. 2010. An economic histroy of Cambodia in the twentieth century. NUS Press, National University of Singapore. Available from https://library.oapen.org/handle/20.500.12657/26109.</w:t>
      </w:r>
    </w:p>
    <w:p w14:paraId="39D03E37" w14:textId="77777777" w:rsidR="009765E2" w:rsidRPr="009765E2" w:rsidRDefault="009765E2" w:rsidP="009765E2">
      <w:pPr>
        <w:pStyle w:val="Bibliography"/>
        <w:rPr>
          <w:rFonts w:ascii="Calibri" w:hAnsi="Calibri" w:cs="Calibri"/>
        </w:rPr>
      </w:pPr>
      <w:r w:rsidRPr="009765E2">
        <w:rPr>
          <w:rFonts w:ascii="Calibri" w:hAnsi="Calibri" w:cs="Calibri"/>
        </w:rPr>
        <w:t xml:space="preserve">Ty TV, Sunada K, Ichikawa Y, Oishi S. 2012. Scenario-based Impact Assessment of Land Use/Cover and Climate Changes on Water Resources and Demand: A Case Study in the Srepok River Basin, Vietnam—Cambodia. Water Resources Management </w:t>
      </w:r>
      <w:r w:rsidRPr="009765E2">
        <w:rPr>
          <w:rFonts w:ascii="Calibri" w:hAnsi="Calibri" w:cs="Calibri"/>
          <w:b/>
          <w:bCs/>
        </w:rPr>
        <w:t>26</w:t>
      </w:r>
      <w:r w:rsidRPr="009765E2">
        <w:rPr>
          <w:rFonts w:ascii="Calibri" w:hAnsi="Calibri" w:cs="Calibri"/>
        </w:rPr>
        <w:t>:1387–1407.</w:t>
      </w:r>
    </w:p>
    <w:p w14:paraId="04EF864C" w14:textId="77777777" w:rsidR="009765E2" w:rsidRPr="009765E2" w:rsidRDefault="009765E2" w:rsidP="009765E2">
      <w:pPr>
        <w:pStyle w:val="Bibliography"/>
        <w:rPr>
          <w:rFonts w:ascii="Calibri" w:hAnsi="Calibri" w:cs="Calibri"/>
        </w:rPr>
      </w:pPr>
      <w:r w:rsidRPr="009765E2">
        <w:rPr>
          <w:rFonts w:ascii="Calibri" w:hAnsi="Calibri" w:cs="Calibri"/>
        </w:rPr>
        <w:lastRenderedPageBreak/>
        <w:t xml:space="preserve">Van Den Hoek J, Ozdogan M, Burnicki A, Zhu A-X. 2014. Evaluating forest policy implementation effectiveness with a cross-scale remote sensing analysis in a priority conservation area of Southwest China. Applied Geography </w:t>
      </w:r>
      <w:r w:rsidRPr="009765E2">
        <w:rPr>
          <w:rFonts w:ascii="Calibri" w:hAnsi="Calibri" w:cs="Calibri"/>
          <w:b/>
          <w:bCs/>
        </w:rPr>
        <w:t>47</w:t>
      </w:r>
      <w:r w:rsidRPr="009765E2">
        <w:rPr>
          <w:rFonts w:ascii="Calibri" w:hAnsi="Calibri" w:cs="Calibri"/>
        </w:rPr>
        <w:t>:177–189.</w:t>
      </w:r>
    </w:p>
    <w:p w14:paraId="73FFBB91" w14:textId="77777777" w:rsidR="009765E2" w:rsidRPr="009765E2" w:rsidRDefault="009765E2" w:rsidP="009765E2">
      <w:pPr>
        <w:pStyle w:val="Bibliography"/>
        <w:rPr>
          <w:rFonts w:ascii="Calibri" w:hAnsi="Calibri" w:cs="Calibri"/>
        </w:rPr>
      </w:pPr>
      <w:r w:rsidRPr="009765E2">
        <w:rPr>
          <w:rFonts w:ascii="Calibri" w:hAnsi="Calibri" w:cs="Calibri"/>
        </w:rPr>
        <w:t>Vrieze P, Kuch N. 2012. Carving up Cambodia: One concesion at a time. The Cambodia Daily:4–11.</w:t>
      </w:r>
    </w:p>
    <w:p w14:paraId="34CB9F17" w14:textId="77777777" w:rsidR="009765E2" w:rsidRPr="009765E2" w:rsidRDefault="009765E2" w:rsidP="009765E2">
      <w:pPr>
        <w:pStyle w:val="Bibliography"/>
        <w:rPr>
          <w:rFonts w:ascii="Calibri" w:hAnsi="Calibri" w:cs="Calibri"/>
        </w:rPr>
      </w:pPr>
      <w:r w:rsidRPr="009765E2">
        <w:rPr>
          <w:rFonts w:ascii="Calibri" w:hAnsi="Calibri" w:cs="Calibri"/>
        </w:rPr>
        <w:t xml:space="preserve">Watson JEM, Dudley N, Segan DB, Hockings M. 2014. The performance and potential of protected areas. Nature </w:t>
      </w:r>
      <w:r w:rsidRPr="009765E2">
        <w:rPr>
          <w:rFonts w:ascii="Calibri" w:hAnsi="Calibri" w:cs="Calibri"/>
          <w:b/>
          <w:bCs/>
        </w:rPr>
        <w:t>515</w:t>
      </w:r>
      <w:r w:rsidRPr="009765E2">
        <w:rPr>
          <w:rFonts w:ascii="Calibri" w:hAnsi="Calibri" w:cs="Calibri"/>
        </w:rPr>
        <w:t>:67–73.</w:t>
      </w:r>
    </w:p>
    <w:p w14:paraId="02A3011D" w14:textId="77777777" w:rsidR="009765E2" w:rsidRPr="009765E2" w:rsidRDefault="009765E2" w:rsidP="009765E2">
      <w:pPr>
        <w:pStyle w:val="Bibliography"/>
        <w:rPr>
          <w:rFonts w:ascii="Calibri" w:hAnsi="Calibri" w:cs="Calibri"/>
        </w:rPr>
      </w:pPr>
      <w:r w:rsidRPr="009765E2">
        <w:rPr>
          <w:rFonts w:ascii="Calibri" w:hAnsi="Calibri" w:cs="Calibri"/>
        </w:rPr>
        <w:t>World Bank. 2014. Where have all the poor gone? Cambodia poverty assessment 2013. World Bank Group, Washington DC, USA.</w:t>
      </w:r>
    </w:p>
    <w:p w14:paraId="426E5B26" w14:textId="77777777" w:rsidR="009765E2" w:rsidRPr="009765E2" w:rsidRDefault="009765E2" w:rsidP="009765E2">
      <w:pPr>
        <w:pStyle w:val="Bibliography"/>
        <w:rPr>
          <w:rFonts w:ascii="Calibri" w:hAnsi="Calibri" w:cs="Calibri"/>
        </w:rPr>
      </w:pPr>
      <w:r w:rsidRPr="009765E2">
        <w:rPr>
          <w:rFonts w:ascii="Calibri" w:hAnsi="Calibri" w:cs="Calibri"/>
        </w:rPr>
        <w:t xml:space="preserve">Xu X, Jain AK, Calvin KV. 2019. Quantifying the biophysical and socioeconomic drivers of changes in forest and agricultural land in South and Southeast Asia. Global Change Biology </w:t>
      </w:r>
      <w:r w:rsidRPr="009765E2">
        <w:rPr>
          <w:rFonts w:ascii="Calibri" w:hAnsi="Calibri" w:cs="Calibri"/>
          <w:b/>
          <w:bCs/>
        </w:rPr>
        <w:t>25</w:t>
      </w:r>
      <w:r w:rsidRPr="009765E2">
        <w:rPr>
          <w:rFonts w:ascii="Calibri" w:hAnsi="Calibri" w:cs="Calibri"/>
        </w:rPr>
        <w:t>:2137–2151.</w:t>
      </w:r>
    </w:p>
    <w:p w14:paraId="1EABA1B1" w14:textId="77777777" w:rsidR="009765E2" w:rsidRPr="009765E2" w:rsidRDefault="009765E2" w:rsidP="009765E2">
      <w:pPr>
        <w:pStyle w:val="Bibliography"/>
        <w:rPr>
          <w:rFonts w:ascii="Calibri" w:hAnsi="Calibri" w:cs="Calibri"/>
        </w:rPr>
      </w:pPr>
      <w:r w:rsidRPr="009765E2">
        <w:rPr>
          <w:rFonts w:ascii="Calibri" w:hAnsi="Calibri" w:cs="Calibri"/>
        </w:rPr>
        <w:t xml:space="preserve">Zeb A, Armstrong GW, Hamann A. 2019. Forest conversion by the indigenous Kalasha of Pakistan: A household level analysis of socioeconomic drivers. Global Environmental Change </w:t>
      </w:r>
      <w:r w:rsidRPr="009765E2">
        <w:rPr>
          <w:rFonts w:ascii="Calibri" w:hAnsi="Calibri" w:cs="Calibri"/>
          <w:b/>
          <w:bCs/>
        </w:rPr>
        <w:t>59</w:t>
      </w:r>
      <w:r w:rsidRPr="009765E2">
        <w:rPr>
          <w:rFonts w:ascii="Calibri" w:hAnsi="Calibri" w:cs="Calibri"/>
        </w:rPr>
        <w:t>:102004.</w:t>
      </w:r>
    </w:p>
    <w:p w14:paraId="3966C876" w14:textId="77777777" w:rsidR="009765E2" w:rsidRPr="009765E2" w:rsidRDefault="009765E2" w:rsidP="009765E2">
      <w:pPr>
        <w:pStyle w:val="Bibliography"/>
        <w:rPr>
          <w:rFonts w:ascii="Calibri" w:hAnsi="Calibri" w:cs="Calibri"/>
        </w:rPr>
      </w:pPr>
      <w:r w:rsidRPr="009765E2">
        <w:rPr>
          <w:rFonts w:ascii="Calibri" w:hAnsi="Calibri" w:cs="Calibri"/>
        </w:rPr>
        <w:t>Zuur AF, Ieno EN, Walker NJ, Saveliev AA, Smith GM. 2009. Mixed effects models and extensions in ecology with R. Springer Science+Business Media, New York, USA. Available from DOI 10.1007/978-0-387-87458-6 1,.</w:t>
      </w:r>
    </w:p>
    <w:p w14:paraId="639264C8" w14:textId="38593557" w:rsidR="009765E2" w:rsidRPr="00FA2CE8" w:rsidRDefault="009765E2" w:rsidP="00C15F73">
      <w:pPr>
        <w:rPr>
          <w:b/>
          <w:bCs/>
        </w:rPr>
      </w:pPr>
      <w:r>
        <w:rPr>
          <w:b/>
          <w:bCs/>
        </w:rPr>
        <w:fldChar w:fldCharType="end"/>
      </w:r>
    </w:p>
    <w:p w14:paraId="5B369410" w14:textId="40945099" w:rsidR="00940351" w:rsidRPr="00234AEE" w:rsidRDefault="00940351" w:rsidP="00C15F73"/>
    <w:sectPr w:rsidR="00940351" w:rsidRPr="00234AEE" w:rsidSect="0071774F">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Nils Bunnefeld" w:date="2021-12-08T09:28:00Z" w:initials="NB">
    <w:p w14:paraId="4EFD296F" w14:textId="7381D094" w:rsidR="005E1777" w:rsidRDefault="005E1777">
      <w:pPr>
        <w:pStyle w:val="CommentText"/>
      </w:pPr>
      <w:r>
        <w:rPr>
          <w:rStyle w:val="CommentReference"/>
        </w:rPr>
        <w:annotationRef/>
      </w:r>
      <w:r>
        <w:t xml:space="preserve">I am not sure what a non-statistical approach is. Would not be better to say what you are going to do or leave this out since you mention cluster analysis in the next sentence? </w:t>
      </w:r>
    </w:p>
  </w:comment>
  <w:comment w:id="8" w:author="Nils Bunnefeld" w:date="2021-12-08T09:37:00Z" w:initials="NB">
    <w:p w14:paraId="47D1311E" w14:textId="72DA3227" w:rsidR="002B6711" w:rsidRDefault="002B6711">
      <w:pPr>
        <w:pStyle w:val="CommentText"/>
      </w:pPr>
      <w:r>
        <w:rPr>
          <w:rStyle w:val="CommentReference"/>
        </w:rPr>
        <w:annotationRef/>
      </w:r>
      <w:r>
        <w:t xml:space="preserve">I think this text is not very informative without saying what the variables are in these models and saying what the difference was.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EFD296F" w15:done="0"/>
  <w15:commentEx w15:paraId="47D1311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3CEC2" w16cex:dateUtc="2021-12-08T09:28:00Z"/>
  <w16cex:commentExtensible w16cex:durableId="2563CEC3" w16cex:dateUtc="2021-12-08T09:3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EFD296F" w16cid:durableId="2563CEC2"/>
  <w16cid:commentId w16cid:paraId="47D1311E" w16cid:durableId="2563CEC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tthew Nuttall">
    <w15:presenceInfo w15:providerId="AD" w15:userId="S::mnn1@stir.ac.uk::52bda326-1982-4d2e-bfc2-66e5e0894b6c"/>
  </w15:person>
  <w15:person w15:author="Nils Bunnefeld">
    <w15:presenceInfo w15:providerId="None" w15:userId="Nils Bunnefel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6664E"/>
    <w:rsid w:val="000111C4"/>
    <w:rsid w:val="000359C7"/>
    <w:rsid w:val="0005444F"/>
    <w:rsid w:val="00072256"/>
    <w:rsid w:val="00086943"/>
    <w:rsid w:val="000920A2"/>
    <w:rsid w:val="000A5C90"/>
    <w:rsid w:val="000A7573"/>
    <w:rsid w:val="000B5377"/>
    <w:rsid w:val="000F1DF8"/>
    <w:rsid w:val="0011048D"/>
    <w:rsid w:val="0011317E"/>
    <w:rsid w:val="00127FD8"/>
    <w:rsid w:val="0014759D"/>
    <w:rsid w:val="00183E11"/>
    <w:rsid w:val="001A49B6"/>
    <w:rsid w:val="001C6CC0"/>
    <w:rsid w:val="001D15AF"/>
    <w:rsid w:val="001E29BB"/>
    <w:rsid w:val="00212B19"/>
    <w:rsid w:val="00227A85"/>
    <w:rsid w:val="00234AEE"/>
    <w:rsid w:val="002473F5"/>
    <w:rsid w:val="00267EF3"/>
    <w:rsid w:val="00267F13"/>
    <w:rsid w:val="00274B68"/>
    <w:rsid w:val="00285D11"/>
    <w:rsid w:val="002B6711"/>
    <w:rsid w:val="002C711B"/>
    <w:rsid w:val="002F76B2"/>
    <w:rsid w:val="00316B6B"/>
    <w:rsid w:val="003B4CB2"/>
    <w:rsid w:val="003D2547"/>
    <w:rsid w:val="004022CF"/>
    <w:rsid w:val="004204F6"/>
    <w:rsid w:val="004336C4"/>
    <w:rsid w:val="0044030A"/>
    <w:rsid w:val="00451A01"/>
    <w:rsid w:val="0049773F"/>
    <w:rsid w:val="004B2379"/>
    <w:rsid w:val="004C58EB"/>
    <w:rsid w:val="004E5487"/>
    <w:rsid w:val="00515BD5"/>
    <w:rsid w:val="00524C0E"/>
    <w:rsid w:val="00535B36"/>
    <w:rsid w:val="00567397"/>
    <w:rsid w:val="005744DE"/>
    <w:rsid w:val="005760C1"/>
    <w:rsid w:val="00584F96"/>
    <w:rsid w:val="00592712"/>
    <w:rsid w:val="005B33C1"/>
    <w:rsid w:val="005B6BA4"/>
    <w:rsid w:val="005C65BA"/>
    <w:rsid w:val="005D0E96"/>
    <w:rsid w:val="005D1F14"/>
    <w:rsid w:val="005D6589"/>
    <w:rsid w:val="005D6922"/>
    <w:rsid w:val="005E1777"/>
    <w:rsid w:val="005E763D"/>
    <w:rsid w:val="005F24FA"/>
    <w:rsid w:val="00610C70"/>
    <w:rsid w:val="00615440"/>
    <w:rsid w:val="00636916"/>
    <w:rsid w:val="00640705"/>
    <w:rsid w:val="006424E5"/>
    <w:rsid w:val="00663A82"/>
    <w:rsid w:val="006E6AD5"/>
    <w:rsid w:val="006F0007"/>
    <w:rsid w:val="007120AF"/>
    <w:rsid w:val="007173AE"/>
    <w:rsid w:val="00717426"/>
    <w:rsid w:val="0071774F"/>
    <w:rsid w:val="00751DDB"/>
    <w:rsid w:val="00756D59"/>
    <w:rsid w:val="007723BD"/>
    <w:rsid w:val="007772FF"/>
    <w:rsid w:val="00780D5F"/>
    <w:rsid w:val="007E74E7"/>
    <w:rsid w:val="007F0549"/>
    <w:rsid w:val="007F53DC"/>
    <w:rsid w:val="008542C1"/>
    <w:rsid w:val="008646E0"/>
    <w:rsid w:val="00890C61"/>
    <w:rsid w:val="008B17DA"/>
    <w:rsid w:val="008B46A1"/>
    <w:rsid w:val="008B6ED5"/>
    <w:rsid w:val="008E12A1"/>
    <w:rsid w:val="008F5576"/>
    <w:rsid w:val="00900623"/>
    <w:rsid w:val="00902F41"/>
    <w:rsid w:val="009045AD"/>
    <w:rsid w:val="009107F5"/>
    <w:rsid w:val="00940351"/>
    <w:rsid w:val="009765E2"/>
    <w:rsid w:val="009B467C"/>
    <w:rsid w:val="009B6994"/>
    <w:rsid w:val="00A13D84"/>
    <w:rsid w:val="00A2445E"/>
    <w:rsid w:val="00A63D6A"/>
    <w:rsid w:val="00A8791E"/>
    <w:rsid w:val="00AF5C67"/>
    <w:rsid w:val="00AF717F"/>
    <w:rsid w:val="00AF7E60"/>
    <w:rsid w:val="00B0710D"/>
    <w:rsid w:val="00B211D3"/>
    <w:rsid w:val="00B23379"/>
    <w:rsid w:val="00B304B4"/>
    <w:rsid w:val="00B30997"/>
    <w:rsid w:val="00B65CA2"/>
    <w:rsid w:val="00B90674"/>
    <w:rsid w:val="00B91ACA"/>
    <w:rsid w:val="00BA0606"/>
    <w:rsid w:val="00BB17C1"/>
    <w:rsid w:val="00BD790B"/>
    <w:rsid w:val="00C01471"/>
    <w:rsid w:val="00C15F73"/>
    <w:rsid w:val="00C51A4D"/>
    <w:rsid w:val="00C629EA"/>
    <w:rsid w:val="00C64B16"/>
    <w:rsid w:val="00C73044"/>
    <w:rsid w:val="00C769D9"/>
    <w:rsid w:val="00CD0112"/>
    <w:rsid w:val="00D1536D"/>
    <w:rsid w:val="00D25F20"/>
    <w:rsid w:val="00D6664E"/>
    <w:rsid w:val="00E16D69"/>
    <w:rsid w:val="00E62493"/>
    <w:rsid w:val="00E7333A"/>
    <w:rsid w:val="00E821FF"/>
    <w:rsid w:val="00EC21B6"/>
    <w:rsid w:val="00EC2FCD"/>
    <w:rsid w:val="00EF0E15"/>
    <w:rsid w:val="00F2715A"/>
    <w:rsid w:val="00F34C45"/>
    <w:rsid w:val="00F5783B"/>
    <w:rsid w:val="00FA2CE8"/>
    <w:rsid w:val="00FC77DB"/>
    <w:rsid w:val="00FD2288"/>
    <w:rsid w:val="00FE36D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4FE407"/>
  <w15:chartTrackingRefBased/>
  <w15:docId w15:val="{8C8991C4-158C-4BC0-8DC5-6166767A22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6664E"/>
    <w:rPr>
      <w:sz w:val="16"/>
      <w:szCs w:val="16"/>
    </w:rPr>
  </w:style>
  <w:style w:type="paragraph" w:styleId="CommentText">
    <w:name w:val="annotation text"/>
    <w:basedOn w:val="Normal"/>
    <w:link w:val="CommentTextChar"/>
    <w:uiPriority w:val="99"/>
    <w:unhideWhenUsed/>
    <w:rsid w:val="00D6664E"/>
    <w:pPr>
      <w:spacing w:line="240" w:lineRule="auto"/>
    </w:pPr>
    <w:rPr>
      <w:sz w:val="20"/>
      <w:szCs w:val="20"/>
    </w:rPr>
  </w:style>
  <w:style w:type="character" w:customStyle="1" w:styleId="CommentTextChar">
    <w:name w:val="Comment Text Char"/>
    <w:basedOn w:val="DefaultParagraphFont"/>
    <w:link w:val="CommentText"/>
    <w:uiPriority w:val="99"/>
    <w:rsid w:val="00D6664E"/>
    <w:rPr>
      <w:sz w:val="20"/>
      <w:szCs w:val="20"/>
    </w:rPr>
  </w:style>
  <w:style w:type="character" w:styleId="Hyperlink">
    <w:name w:val="Hyperlink"/>
    <w:basedOn w:val="DefaultParagraphFont"/>
    <w:uiPriority w:val="99"/>
    <w:unhideWhenUsed/>
    <w:rsid w:val="00D6664E"/>
    <w:rPr>
      <w:color w:val="0563C1" w:themeColor="hyperlink"/>
      <w:u w:val="single"/>
    </w:rPr>
  </w:style>
  <w:style w:type="character" w:customStyle="1" w:styleId="UnresolvedMention1">
    <w:name w:val="Unresolved Mention1"/>
    <w:basedOn w:val="DefaultParagraphFont"/>
    <w:uiPriority w:val="99"/>
    <w:semiHidden/>
    <w:unhideWhenUsed/>
    <w:rsid w:val="00D6664E"/>
    <w:rPr>
      <w:color w:val="605E5C"/>
      <w:shd w:val="clear" w:color="auto" w:fill="E1DFDD"/>
    </w:rPr>
  </w:style>
  <w:style w:type="table" w:styleId="TableGrid">
    <w:name w:val="Table Grid"/>
    <w:basedOn w:val="TableNormal"/>
    <w:uiPriority w:val="39"/>
    <w:rsid w:val="00D666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C73044"/>
    <w:rPr>
      <w:b/>
      <w:bCs/>
    </w:rPr>
  </w:style>
  <w:style w:type="character" w:customStyle="1" w:styleId="CommentSubjectChar">
    <w:name w:val="Comment Subject Char"/>
    <w:basedOn w:val="CommentTextChar"/>
    <w:link w:val="CommentSubject"/>
    <w:uiPriority w:val="99"/>
    <w:semiHidden/>
    <w:rsid w:val="00C73044"/>
    <w:rPr>
      <w:b/>
      <w:bCs/>
      <w:sz w:val="20"/>
      <w:szCs w:val="20"/>
    </w:rPr>
  </w:style>
  <w:style w:type="paragraph" w:styleId="Bibliography">
    <w:name w:val="Bibliography"/>
    <w:basedOn w:val="Normal"/>
    <w:next w:val="Normal"/>
    <w:uiPriority w:val="37"/>
    <w:unhideWhenUsed/>
    <w:rsid w:val="009765E2"/>
    <w:pPr>
      <w:spacing w:after="0" w:line="240" w:lineRule="auto"/>
      <w:ind w:left="720" w:hanging="720"/>
    </w:pPr>
  </w:style>
  <w:style w:type="paragraph" w:styleId="BalloonText">
    <w:name w:val="Balloon Text"/>
    <w:basedOn w:val="Normal"/>
    <w:link w:val="BalloonTextChar"/>
    <w:uiPriority w:val="99"/>
    <w:semiHidden/>
    <w:unhideWhenUsed/>
    <w:rsid w:val="005E177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E1777"/>
    <w:rPr>
      <w:rFonts w:ascii="Segoe UI" w:hAnsi="Segoe UI" w:cs="Segoe UI"/>
      <w:sz w:val="18"/>
      <w:szCs w:val="18"/>
    </w:rPr>
  </w:style>
  <w:style w:type="paragraph" w:styleId="Revision">
    <w:name w:val="Revision"/>
    <w:hidden/>
    <w:uiPriority w:val="99"/>
    <w:semiHidden/>
    <w:rsid w:val="006424E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hyperlink" Target="http://www.opendevelopmentcambodia.net" TargetMode="External"/><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8/08/relationships/commentsExtensible" Target="commentsExtensible.xml"/><Relationship Id="rId5"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theme" Target="theme/theme1.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customXml" Target="../customXml/item4.xml"/><Relationship Id="rId9" Type="http://schemas.microsoft.com/office/2011/relationships/commentsExtended" Target="commentsExtended.xml"/><Relationship Id="rId14" Type="http://schemas.openxmlformats.org/officeDocument/2006/relationships/image" Target="media/image2.png"/><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82F73EEE03BD1E459D22691AD33F925E" ma:contentTypeVersion="13" ma:contentTypeDescription="Create a new document." ma:contentTypeScope="" ma:versionID="24994118b2ad253692cee4d3998fb6a0">
  <xsd:schema xmlns:xsd="http://www.w3.org/2001/XMLSchema" xmlns:xs="http://www.w3.org/2001/XMLSchema" xmlns:p="http://schemas.microsoft.com/office/2006/metadata/properties" xmlns:ns3="bf7d3393-5ab9-4fcf-bd4f-950337a57630" xmlns:ns4="89b38698-1d75-4f45-bdfc-44662ae237ff" targetNamespace="http://schemas.microsoft.com/office/2006/metadata/properties" ma:root="true" ma:fieldsID="e10671434899ebc92ae135d345c7e039" ns3:_="" ns4:_="">
    <xsd:import namespace="bf7d3393-5ab9-4fcf-bd4f-950337a57630"/>
    <xsd:import namespace="89b38698-1d75-4f45-bdfc-44662ae237ff"/>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DateTaken" minOccurs="0"/>
                <xsd:element ref="ns4:MediaServiceAutoTags" minOccurs="0"/>
                <xsd:element ref="ns4:MediaServiceGenerationTime" minOccurs="0"/>
                <xsd:element ref="ns4:MediaServiceEventHashCode" minOccurs="0"/>
                <xsd:element ref="ns4:MediaServiceAutoKeyPoints" minOccurs="0"/>
                <xsd:element ref="ns4:MediaServiceKeyPoints" minOccurs="0"/>
                <xsd:element ref="ns4:MediaServiceOCR" minOccurs="0"/>
                <xsd:element ref="ns4: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f7d3393-5ab9-4fcf-bd4f-950337a5763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9b38698-1d75-4f45-bdfc-44662ae237ff"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Tags" ma:index="14" nillable="true" ma:displayName="Tags" ma:internalName="MediaServiceAutoTags"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3A77450-92FE-4AC9-95C2-82BE8C5C4D2A}">
  <ds:schemaRefs>
    <ds:schemaRef ds:uri="http://schemas.microsoft.com/sharepoint/v3/contenttype/forms"/>
  </ds:schemaRefs>
</ds:datastoreItem>
</file>

<file path=customXml/itemProps2.xml><?xml version="1.0" encoding="utf-8"?>
<ds:datastoreItem xmlns:ds="http://schemas.openxmlformats.org/officeDocument/2006/customXml" ds:itemID="{CC0180CB-B3FB-429A-B9A0-5AC4A18008F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f7d3393-5ab9-4fcf-bd4f-950337a57630"/>
    <ds:schemaRef ds:uri="89b38698-1d75-4f45-bdfc-44662ae237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A70966C-1C94-4408-B71A-F39657D9ADE3}">
  <ds:schemaRefs>
    <ds:schemaRef ds:uri="http://schemas.openxmlformats.org/officeDocument/2006/bibliography"/>
  </ds:schemaRefs>
</ds:datastoreItem>
</file>

<file path=customXml/itemProps4.xml><?xml version="1.0" encoding="utf-8"?>
<ds:datastoreItem xmlns:ds="http://schemas.openxmlformats.org/officeDocument/2006/customXml" ds:itemID="{8909F5EE-0229-43C6-97DE-29437CAF6641}">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2005</TotalTime>
  <Pages>29</Pages>
  <Words>41587</Words>
  <Characters>237051</Characters>
  <Application>Microsoft Office Word</Application>
  <DocSecurity>0</DocSecurity>
  <Lines>1975</Lines>
  <Paragraphs>556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278082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Matthew Nuttall</dc:creator>
  <cp:keywords/>
  <dc:description/>
  <cp:lastModifiedBy>Matthew Nuttall</cp:lastModifiedBy>
  <cp:revision>3</cp:revision>
  <dcterms:created xsi:type="dcterms:W3CDTF">2021-12-08T09:52:00Z</dcterms:created>
  <dcterms:modified xsi:type="dcterms:W3CDTF">2021-12-20T15:10:00Z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id="p6TXGQDD"/&gt;&lt;style id="http://www.zotero.org/styles/conservation-biology" hasBibliography="1" bibliographyStyleHasBeenSet="1"/&gt;&lt;prefs&gt;&lt;pref name="fieldType" value="Field"/&gt;&lt;pref name="automaticJ</vt:lpwstr>
  </property>
  <property fmtid="{D5CDD505-2E9C-101B-9397-08002B2CF9AE}" pid="3" name="ZOTERO_PREF_2">
    <vt:lpwstr>ournalAbbreviations" value="true"/&gt;&lt;/prefs&gt;&lt;/data&gt;</vt:lpwstr>
  </property>
  <property fmtid="{D5CDD505-2E9C-101B-9397-08002B2CF9AE}" pid="4" name="ContentTypeId">
    <vt:lpwstr>0x01010082F73EEE03BD1E459D22691AD33F925E</vt:lpwstr>
  </property>
</Properties>
</file>